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3A5C30">
      <w:pPr>
        <w:spacing w:line="276" w:lineRule="auto"/>
        <w:rPr>
          <w:rFonts w:ascii="Arial"/>
          <w:sz w:val="21"/>
        </w:rPr>
      </w:pPr>
    </w:p>
    <w:p w14:paraId="0C4EC6D0">
      <w:pPr>
        <w:spacing w:line="276" w:lineRule="auto"/>
        <w:rPr>
          <w:rFonts w:ascii="Arial"/>
          <w:sz w:val="21"/>
        </w:rPr>
      </w:pPr>
    </w:p>
    <w:p w14:paraId="3ED680CA">
      <w:pPr>
        <w:spacing w:line="277" w:lineRule="auto"/>
        <w:rPr>
          <w:rFonts w:ascii="Arial"/>
          <w:sz w:val="21"/>
        </w:rPr>
      </w:pPr>
    </w:p>
    <w:p w14:paraId="498AC60C">
      <w:pPr>
        <w:spacing w:before="133" w:line="222" w:lineRule="auto"/>
        <w:ind w:left="839"/>
        <w:rPr>
          <w:rFonts w:ascii="黑体" w:hAnsi="黑体" w:eastAsia="黑体" w:cs="黑体"/>
          <w:sz w:val="41"/>
          <w:szCs w:val="41"/>
        </w:rPr>
      </w:pPr>
      <w:r>
        <w:rPr>
          <w:rFonts w:ascii="黑体" w:hAnsi="黑体" w:eastAsia="黑体" w:cs="黑体"/>
          <w:spacing w:val="1"/>
          <w:sz w:val="41"/>
          <w:szCs w:val="41"/>
        </w:rPr>
        <w:t>资源受限场景下图像分类迁移学习策略的</w:t>
      </w:r>
    </w:p>
    <w:p w14:paraId="380258BD">
      <w:pPr>
        <w:spacing w:before="124" w:line="223" w:lineRule="auto"/>
        <w:ind w:left="3094"/>
        <w:rPr>
          <w:rFonts w:ascii="黑体" w:hAnsi="黑体" w:eastAsia="黑体" w:cs="黑体"/>
          <w:sz w:val="41"/>
          <w:szCs w:val="41"/>
        </w:rPr>
      </w:pPr>
      <w:r>
        <w:rPr>
          <w:rFonts w:ascii="黑体" w:hAnsi="黑体" w:eastAsia="黑体" w:cs="黑体"/>
          <w:spacing w:val="1"/>
          <w:sz w:val="41"/>
          <w:szCs w:val="41"/>
        </w:rPr>
        <w:t>对比与实证研究</w:t>
      </w:r>
    </w:p>
    <w:p w14:paraId="0347E19D">
      <w:pPr>
        <w:spacing w:line="324" w:lineRule="auto"/>
        <w:rPr>
          <w:rFonts w:ascii="Arial"/>
          <w:sz w:val="21"/>
        </w:rPr>
      </w:pPr>
    </w:p>
    <w:p w14:paraId="40F37BA3">
      <w:pPr>
        <w:spacing w:line="360" w:lineRule="auto"/>
        <w:ind w:left="120" w:leftChars="57"/>
        <w:jc w:val="center"/>
        <w:rPr>
          <w:rFonts w:hint="eastAsia" w:ascii="宋体" w:hAnsi="宋体"/>
          <w:color w:val="333333"/>
          <w:szCs w:val="21"/>
          <w:lang w:val="en-US" w:eastAsia="zh-CN"/>
        </w:rPr>
      </w:pPr>
      <w:r>
        <w:rPr>
          <w:rFonts w:hint="eastAsia" w:ascii="宋体" w:hAnsi="宋体"/>
          <w:color w:val="333333"/>
          <w:szCs w:val="21"/>
        </w:rPr>
        <w:t>胡贵恒</w:t>
      </w:r>
      <w:r>
        <w:rPr>
          <w:rFonts w:hint="eastAsia" w:ascii="宋体" w:hAnsi="宋体"/>
          <w:color w:val="333333"/>
          <w:szCs w:val="21"/>
          <w:vertAlign w:val="superscript"/>
          <w:lang w:val="en-US" w:eastAsia="zh-CN"/>
        </w:rPr>
        <w:t>1</w:t>
      </w:r>
      <w:r>
        <w:rPr>
          <w:rFonts w:hint="eastAsia" w:ascii="宋体" w:hAnsi="宋体"/>
          <w:color w:val="333333"/>
          <w:szCs w:val="21"/>
          <w:lang w:val="en-US" w:eastAsia="zh-CN"/>
        </w:rPr>
        <w:t>，刘华明</w:t>
      </w:r>
      <w:r>
        <w:rPr>
          <w:rFonts w:hint="eastAsia" w:ascii="宋体" w:hAnsi="宋体"/>
          <w:color w:val="333333"/>
          <w:szCs w:val="21"/>
          <w:vertAlign w:val="superscript"/>
          <w:lang w:val="en-US" w:eastAsia="zh-CN"/>
        </w:rPr>
        <w:t>2</w:t>
      </w:r>
    </w:p>
    <w:p w14:paraId="1FA34F40">
      <w:pPr>
        <w:spacing w:line="360" w:lineRule="auto"/>
        <w:ind w:left="120" w:leftChars="57"/>
        <w:jc w:val="center"/>
        <w:rPr>
          <w:rFonts w:hint="eastAsia" w:ascii="宋体" w:hAnsi="宋体"/>
          <w:color w:val="333333"/>
          <w:szCs w:val="21"/>
        </w:rPr>
      </w:pPr>
      <w:r>
        <w:rPr>
          <w:rFonts w:hint="eastAsia" w:ascii="宋体" w:hAnsi="宋体"/>
          <w:color w:val="333333"/>
          <w:szCs w:val="21"/>
        </w:rPr>
        <w:t>（1.安徽工商职业学院，信息工程学院，安徽 合肥 231131；</w:t>
      </w:r>
    </w:p>
    <w:p w14:paraId="56D873C7">
      <w:pPr>
        <w:spacing w:line="360" w:lineRule="auto"/>
        <w:ind w:left="120" w:leftChars="57"/>
        <w:jc w:val="center"/>
        <w:rPr>
          <w:rFonts w:hint="default" w:ascii="宋体" w:hAnsi="宋体"/>
          <w:color w:val="333333"/>
          <w:szCs w:val="21"/>
          <w:lang w:val="en-US" w:eastAsia="zh-CN"/>
        </w:rPr>
      </w:pPr>
      <w:r>
        <w:rPr>
          <w:rFonts w:hint="eastAsia" w:ascii="宋体" w:hAnsi="宋体"/>
          <w:color w:val="333333"/>
          <w:szCs w:val="21"/>
          <w:lang w:val="en-US" w:eastAsia="zh-CN"/>
        </w:rPr>
        <w:t>2.阜阳师范大学，计算机与信息工程学院，安徽 阜阳 236037）</w:t>
      </w:r>
    </w:p>
    <w:p w14:paraId="7654D935">
      <w:pPr>
        <w:spacing w:line="300" w:lineRule="auto"/>
        <w:rPr>
          <w:rFonts w:ascii="Arial"/>
          <w:sz w:val="21"/>
        </w:rPr>
      </w:pPr>
    </w:p>
    <w:p w14:paraId="43203436">
      <w:pPr>
        <w:spacing w:before="69" w:line="230" w:lineRule="auto"/>
        <w:ind w:left="4317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spacing w:val="4"/>
          <w:sz w:val="21"/>
          <w:szCs w:val="21"/>
        </w:rPr>
        <w:t>摘要</w:t>
      </w:r>
    </w:p>
    <w:p w14:paraId="41051A76">
      <w:pPr>
        <w:pStyle w:val="3"/>
        <w:spacing w:before="221" w:line="295" w:lineRule="auto"/>
        <w:ind w:left="597" w:right="712" w:firstLine="449"/>
        <w:jc w:val="both"/>
        <w:rPr>
          <w:rFonts w:ascii="宋体" w:hAnsi="宋体" w:eastAsia="宋体" w:cs="宋体"/>
        </w:rPr>
      </w:pPr>
      <w:ins w:id="10" w:author="刘华明" w:date="2026-10-15T18:10:30Z">
        <w:r>
          <w:rPr>
            <w:rFonts w:hint="eastAsia" w:ascii="宋体" w:hAnsi="宋体" w:eastAsia="宋体" w:cs="宋体"/>
            <w:spacing w:val="10"/>
            <w:lang w:val="en-US" w:eastAsia="zh-CN"/>
          </w:rPr>
          <w:t>当前</w:t>
        </w:r>
      </w:ins>
      <w:ins w:id="11" w:author="刘华明" w:date="2026-10-15T18:10:34Z">
        <w:r>
          <w:rPr>
            <w:rFonts w:hint="eastAsia" w:ascii="宋体" w:hAnsi="宋体" w:eastAsia="宋体" w:cs="宋体"/>
            <w:spacing w:val="10"/>
            <w:lang w:val="en-US" w:eastAsia="zh-CN"/>
          </w:rPr>
          <w:t>视觉</w:t>
        </w:r>
      </w:ins>
      <w:ins w:id="12" w:author="刘华明" w:date="2026-10-15T18:10:37Z">
        <w:r>
          <w:rPr>
            <w:rFonts w:hint="eastAsia" w:ascii="宋体" w:hAnsi="宋体" w:eastAsia="宋体" w:cs="宋体"/>
            <w:spacing w:val="10"/>
            <w:lang w:val="en-US" w:eastAsia="zh-CN"/>
          </w:rPr>
          <w:t>大模型</w:t>
        </w:r>
      </w:ins>
      <w:ins w:id="13" w:author="刘华明" w:date="2026-10-15T18:10:38Z">
        <w:r>
          <w:rPr>
            <w:rFonts w:hint="eastAsia" w:ascii="宋体" w:hAnsi="宋体" w:eastAsia="宋体" w:cs="宋体"/>
            <w:spacing w:val="10"/>
            <w:lang w:val="en-US" w:eastAsia="zh-CN"/>
          </w:rPr>
          <w:t>能力</w:t>
        </w:r>
      </w:ins>
      <w:ins w:id="14" w:author="刘华明" w:date="2026-10-15T18:10:39Z">
        <w:r>
          <w:rPr>
            <w:rFonts w:hint="eastAsia" w:ascii="宋体" w:hAnsi="宋体" w:eastAsia="宋体" w:cs="宋体"/>
            <w:spacing w:val="10"/>
            <w:lang w:val="en-US" w:eastAsia="zh-CN"/>
          </w:rPr>
          <w:t>非常</w:t>
        </w:r>
      </w:ins>
      <w:ins w:id="15" w:author="刘华明" w:date="2026-10-15T18:10:42Z">
        <w:r>
          <w:rPr>
            <w:rFonts w:hint="eastAsia" w:ascii="宋体" w:hAnsi="宋体" w:eastAsia="宋体" w:cs="宋体"/>
            <w:spacing w:val="10"/>
            <w:lang w:val="en-US" w:eastAsia="zh-CN"/>
          </w:rPr>
          <w:t>强大，</w:t>
        </w:r>
      </w:ins>
      <w:ins w:id="16" w:author="刘华明" w:date="2026-10-15T18:10:47Z">
        <w:r>
          <w:rPr>
            <w:rFonts w:hint="eastAsia" w:ascii="宋体" w:hAnsi="宋体" w:eastAsia="宋体" w:cs="宋体"/>
            <w:spacing w:val="10"/>
            <w:lang w:val="en-US" w:eastAsia="zh-CN"/>
          </w:rPr>
          <w:t>而</w:t>
        </w:r>
      </w:ins>
      <w:ins w:id="17" w:author="刘华明" w:date="2026-10-15T18:10:49Z">
        <w:r>
          <w:rPr>
            <w:rFonts w:hint="eastAsia" w:ascii="宋体" w:hAnsi="宋体" w:eastAsia="宋体" w:cs="宋体"/>
            <w:spacing w:val="10"/>
            <w:lang w:val="en-US" w:eastAsia="zh-CN"/>
          </w:rPr>
          <w:t>从头</w:t>
        </w:r>
      </w:ins>
      <w:ins w:id="18" w:author="刘华明" w:date="2026-10-15T18:10:50Z">
        <w:r>
          <w:rPr>
            <w:rFonts w:hint="eastAsia" w:ascii="宋体" w:hAnsi="宋体" w:eastAsia="宋体" w:cs="宋体"/>
            <w:spacing w:val="10"/>
            <w:lang w:val="en-US" w:eastAsia="zh-CN"/>
          </w:rPr>
          <w:t>训练</w:t>
        </w:r>
      </w:ins>
      <w:ins w:id="19" w:author="刘华明" w:date="2026-10-15T18:10:51Z">
        <w:r>
          <w:rPr>
            <w:rFonts w:hint="eastAsia" w:ascii="宋体" w:hAnsi="宋体" w:eastAsia="宋体" w:cs="宋体"/>
            <w:spacing w:val="10"/>
            <w:lang w:val="en-US" w:eastAsia="zh-CN"/>
          </w:rPr>
          <w:t>模型</w:t>
        </w:r>
      </w:ins>
      <w:ins w:id="20" w:author="刘华明" w:date="2026-10-15T18:10:54Z">
        <w:r>
          <w:rPr>
            <w:rFonts w:hint="eastAsia" w:ascii="宋体" w:hAnsi="宋体" w:eastAsia="宋体" w:cs="宋体"/>
            <w:spacing w:val="10"/>
            <w:lang w:val="en-US" w:eastAsia="zh-CN"/>
          </w:rPr>
          <w:t>需要</w:t>
        </w:r>
      </w:ins>
      <w:ins w:id="21" w:author="刘华明" w:date="2026-10-15T18:10:55Z">
        <w:r>
          <w:rPr>
            <w:rFonts w:hint="eastAsia" w:ascii="宋体" w:hAnsi="宋体" w:eastAsia="宋体" w:cs="宋体"/>
            <w:spacing w:val="10"/>
            <w:lang w:val="en-US" w:eastAsia="zh-CN"/>
          </w:rPr>
          <w:t>花费</w:t>
        </w:r>
      </w:ins>
      <w:ins w:id="22" w:author="刘华明" w:date="2026-10-15T18:10:56Z">
        <w:r>
          <w:rPr>
            <w:rFonts w:hint="eastAsia" w:ascii="宋体" w:hAnsi="宋体" w:eastAsia="宋体" w:cs="宋体"/>
            <w:spacing w:val="10"/>
            <w:lang w:val="en-US" w:eastAsia="zh-CN"/>
          </w:rPr>
          <w:t>大量</w:t>
        </w:r>
      </w:ins>
      <w:ins w:id="23" w:author="刘华明" w:date="2026-10-15T18:10:57Z">
        <w:r>
          <w:rPr>
            <w:rFonts w:hint="eastAsia" w:ascii="宋体" w:hAnsi="宋体" w:eastAsia="宋体" w:cs="宋体"/>
            <w:spacing w:val="10"/>
            <w:lang w:val="en-US" w:eastAsia="zh-CN"/>
          </w:rPr>
          <w:t>的</w:t>
        </w:r>
      </w:ins>
      <w:ins w:id="24" w:author="刘华明" w:date="2026-10-15T18:11:00Z">
        <w:r>
          <w:rPr>
            <w:rFonts w:hint="eastAsia" w:ascii="宋体" w:hAnsi="宋体" w:eastAsia="宋体" w:cs="宋体"/>
            <w:spacing w:val="10"/>
            <w:lang w:val="en-US" w:eastAsia="zh-CN"/>
          </w:rPr>
          <w:t>时间</w:t>
        </w:r>
      </w:ins>
      <w:ins w:id="25" w:author="刘华明" w:date="2026-10-15T18:11:01Z">
        <w:r>
          <w:rPr>
            <w:rFonts w:hint="eastAsia" w:ascii="宋体" w:hAnsi="宋体" w:eastAsia="宋体" w:cs="宋体"/>
            <w:spacing w:val="10"/>
            <w:lang w:val="en-US" w:eastAsia="zh-CN"/>
          </w:rPr>
          <w:t>和</w:t>
        </w:r>
      </w:ins>
      <w:ins w:id="26" w:author="刘华明" w:date="2026-10-15T18:11:02Z">
        <w:r>
          <w:rPr>
            <w:rFonts w:hint="eastAsia" w:ascii="宋体" w:hAnsi="宋体" w:eastAsia="宋体" w:cs="宋体"/>
            <w:spacing w:val="10"/>
            <w:lang w:val="en-US" w:eastAsia="zh-CN"/>
          </w:rPr>
          <w:t>成本</w:t>
        </w:r>
      </w:ins>
      <w:ins w:id="27" w:author="刘华明" w:date="2026-10-15T18:11:05Z">
        <w:r>
          <w:rPr>
            <w:rFonts w:hint="eastAsia" w:ascii="宋体" w:hAnsi="宋体" w:eastAsia="宋体" w:cs="宋体"/>
            <w:spacing w:val="10"/>
            <w:lang w:val="en-US" w:eastAsia="zh-CN"/>
          </w:rPr>
          <w:t>。</w:t>
        </w:r>
      </w:ins>
      <w:ins w:id="28" w:author="刘华明" w:date="2026-10-15T18:11:10Z">
        <w:r>
          <w:rPr>
            <w:rFonts w:hint="eastAsia" w:ascii="宋体" w:hAnsi="宋体" w:eastAsia="宋体" w:cs="宋体"/>
            <w:spacing w:val="10"/>
            <w:lang w:val="en-US" w:eastAsia="zh-CN"/>
          </w:rPr>
          <w:t>而</w:t>
        </w:r>
      </w:ins>
      <w:ins w:id="29" w:author="刘华明" w:date="2026-10-15T18:11:12Z">
        <w:r>
          <w:rPr>
            <w:rFonts w:hint="eastAsia" w:ascii="宋体" w:hAnsi="宋体" w:eastAsia="宋体" w:cs="宋体"/>
            <w:spacing w:val="10"/>
            <w:lang w:val="en-US" w:eastAsia="zh-CN"/>
          </w:rPr>
          <w:t>迁移</w:t>
        </w:r>
      </w:ins>
      <w:ins w:id="30" w:author="刘华明" w:date="2026-10-15T18:11:13Z">
        <w:r>
          <w:rPr>
            <w:rFonts w:hint="eastAsia" w:ascii="宋体" w:hAnsi="宋体" w:eastAsia="宋体" w:cs="宋体"/>
            <w:spacing w:val="10"/>
            <w:lang w:val="en-US" w:eastAsia="zh-CN"/>
          </w:rPr>
          <w:t>学习</w:t>
        </w:r>
      </w:ins>
      <w:ins w:id="31" w:author="刘华明" w:date="2026-10-15T18:11:15Z">
        <w:r>
          <w:rPr>
            <w:rFonts w:hint="eastAsia" w:ascii="宋体" w:hAnsi="宋体" w:eastAsia="宋体" w:cs="宋体"/>
            <w:spacing w:val="10"/>
            <w:lang w:val="en-US" w:eastAsia="zh-CN"/>
          </w:rPr>
          <w:t>是</w:t>
        </w:r>
      </w:ins>
      <w:ins w:id="32" w:author="刘华明" w:date="2026-10-15T18:11:23Z">
        <w:r>
          <w:rPr>
            <w:rFonts w:hint="eastAsia" w:ascii="宋体" w:hAnsi="宋体" w:eastAsia="宋体" w:cs="宋体"/>
            <w:spacing w:val="10"/>
            <w:lang w:val="en-US" w:eastAsia="zh-CN"/>
          </w:rPr>
          <w:t>能够</w:t>
        </w:r>
      </w:ins>
      <w:ins w:id="33" w:author="刘华明" w:date="2026-10-15T18:11:25Z">
        <w:r>
          <w:rPr>
            <w:rFonts w:hint="eastAsia" w:ascii="宋体" w:hAnsi="宋体" w:eastAsia="宋体" w:cs="宋体"/>
            <w:spacing w:val="10"/>
            <w:lang w:val="en-US" w:eastAsia="zh-CN"/>
          </w:rPr>
          <w:t>省时</w:t>
        </w:r>
      </w:ins>
      <w:ins w:id="34" w:author="刘华明" w:date="2026-10-15T18:11:28Z">
        <w:r>
          <w:rPr>
            <w:rFonts w:hint="eastAsia" w:ascii="宋体" w:hAnsi="宋体" w:eastAsia="宋体" w:cs="宋体"/>
            <w:spacing w:val="10"/>
            <w:lang w:val="en-US" w:eastAsia="zh-CN"/>
          </w:rPr>
          <w:t>省钱</w:t>
        </w:r>
      </w:ins>
      <w:ins w:id="35" w:author="刘华明" w:date="2026-10-15T18:11:29Z">
        <w:r>
          <w:rPr>
            <w:rFonts w:hint="eastAsia" w:ascii="宋体" w:hAnsi="宋体" w:eastAsia="宋体" w:cs="宋体"/>
            <w:spacing w:val="10"/>
            <w:lang w:val="en-US" w:eastAsia="zh-CN"/>
          </w:rPr>
          <w:t>的</w:t>
        </w:r>
      </w:ins>
      <w:ins w:id="36" w:author="刘华明" w:date="2026-10-15T18:11:30Z">
        <w:r>
          <w:rPr>
            <w:rFonts w:hint="eastAsia" w:ascii="宋体" w:hAnsi="宋体" w:eastAsia="宋体" w:cs="宋体"/>
            <w:spacing w:val="10"/>
            <w:lang w:val="en-US" w:eastAsia="zh-CN"/>
          </w:rPr>
          <w:t>一种</w:t>
        </w:r>
      </w:ins>
      <w:ins w:id="37" w:author="刘华明" w:date="2026-10-15T18:11:32Z">
        <w:r>
          <w:rPr>
            <w:rFonts w:hint="eastAsia" w:ascii="宋体" w:hAnsi="宋体" w:eastAsia="宋体" w:cs="宋体"/>
            <w:spacing w:val="10"/>
            <w:lang w:val="en-US" w:eastAsia="zh-CN"/>
          </w:rPr>
          <w:t>解决</w:t>
        </w:r>
      </w:ins>
      <w:ins w:id="38" w:author="刘华明" w:date="2026-10-15T18:11:33Z">
        <w:r>
          <w:rPr>
            <w:rFonts w:hint="eastAsia" w:ascii="宋体" w:hAnsi="宋体" w:eastAsia="宋体" w:cs="宋体"/>
            <w:spacing w:val="10"/>
            <w:lang w:val="en-US" w:eastAsia="zh-CN"/>
          </w:rPr>
          <w:t>问题</w:t>
        </w:r>
      </w:ins>
      <w:ins w:id="39" w:author="刘华明" w:date="2026-10-15T18:11:34Z">
        <w:r>
          <w:rPr>
            <w:rFonts w:hint="eastAsia" w:ascii="宋体" w:hAnsi="宋体" w:eastAsia="宋体" w:cs="宋体"/>
            <w:spacing w:val="10"/>
            <w:lang w:val="en-US" w:eastAsia="zh-CN"/>
          </w:rPr>
          <w:t>方式</w:t>
        </w:r>
      </w:ins>
      <w:ins w:id="40" w:author="刘华明" w:date="2026-10-15T18:11:37Z">
        <w:r>
          <w:rPr>
            <w:rFonts w:hint="eastAsia" w:ascii="宋体" w:hAnsi="宋体" w:eastAsia="宋体" w:cs="宋体"/>
            <w:spacing w:val="10"/>
            <w:lang w:val="en-US" w:eastAsia="zh-CN"/>
          </w:rPr>
          <w:t>。</w:t>
        </w:r>
      </w:ins>
      <w:ins w:id="41" w:author="刘华明" w:date="2026-10-15T18:11:42Z">
        <w:r>
          <w:rPr>
            <w:rFonts w:hint="eastAsia" w:ascii="宋体" w:hAnsi="宋体" w:eastAsia="宋体" w:cs="宋体"/>
            <w:spacing w:val="10"/>
            <w:lang w:val="en-US" w:eastAsia="zh-CN"/>
          </w:rPr>
          <w:t>本文</w:t>
        </w:r>
      </w:ins>
      <w:ins w:id="42" w:author="刘华明" w:date="2026-10-15T18:11:44Z">
        <w:r>
          <w:rPr>
            <w:rFonts w:hint="eastAsia" w:ascii="宋体" w:hAnsi="宋体" w:eastAsia="宋体" w:cs="宋体"/>
            <w:spacing w:val="10"/>
            <w:lang w:val="en-US" w:eastAsia="zh-CN"/>
          </w:rPr>
          <w:t>针对</w:t>
        </w:r>
      </w:ins>
      <w:ins w:id="43" w:author="刘华明" w:date="2026-10-15T18:11:52Z">
        <w:r>
          <w:rPr>
            <w:rFonts w:hint="eastAsia" w:ascii="宋体" w:hAnsi="宋体" w:eastAsia="宋体" w:cs="宋体"/>
            <w:spacing w:val="10"/>
            <w:lang w:val="en-US" w:eastAsia="zh-CN"/>
          </w:rPr>
          <w:t>视觉</w:t>
        </w:r>
      </w:ins>
      <w:ins w:id="44" w:author="刘华明" w:date="2026-10-15T18:11:57Z">
        <w:r>
          <w:rPr>
            <w:rFonts w:hint="eastAsia" w:ascii="宋体" w:hAnsi="宋体" w:eastAsia="宋体" w:cs="宋体"/>
            <w:spacing w:val="10"/>
            <w:lang w:val="en-US" w:eastAsia="zh-CN"/>
          </w:rPr>
          <w:t>网络</w:t>
        </w:r>
      </w:ins>
      <w:ins w:id="45" w:author="刘华明" w:date="2026-10-15T18:12:03Z">
        <w:r>
          <w:rPr>
            <w:rFonts w:hint="eastAsia" w:ascii="宋体" w:hAnsi="宋体" w:eastAsia="宋体" w:cs="宋体"/>
            <w:spacing w:val="10"/>
            <w:lang w:val="en-US" w:eastAsia="zh-CN"/>
          </w:rPr>
          <w:t>迁移</w:t>
        </w:r>
      </w:ins>
      <w:ins w:id="46" w:author="刘华明" w:date="2026-10-15T18:12:08Z">
        <w:r>
          <w:rPr>
            <w:rFonts w:hint="eastAsia" w:ascii="宋体" w:hAnsi="宋体" w:eastAsia="宋体" w:cs="宋体"/>
            <w:spacing w:val="10"/>
            <w:lang w:val="en-US" w:eastAsia="zh-CN"/>
          </w:rPr>
          <w:t>问题进行</w:t>
        </w:r>
      </w:ins>
      <w:ins w:id="47" w:author="刘华明" w:date="2026-10-15T18:12:11Z">
        <w:r>
          <w:rPr>
            <w:rFonts w:hint="eastAsia" w:ascii="宋体" w:hAnsi="宋体" w:eastAsia="宋体" w:cs="宋体"/>
            <w:spacing w:val="10"/>
            <w:lang w:val="en-US" w:eastAsia="zh-CN"/>
          </w:rPr>
          <w:t>探讨，</w:t>
        </w:r>
      </w:ins>
      <w:ins w:id="48" w:author="刘华明" w:date="2026-10-15T18:12:13Z">
        <w:r>
          <w:rPr>
            <w:rFonts w:hint="eastAsia" w:ascii="宋体" w:hAnsi="宋体" w:eastAsia="宋体" w:cs="宋体"/>
            <w:spacing w:val="10"/>
            <w:lang w:val="en-US" w:eastAsia="zh-CN"/>
          </w:rPr>
          <w:t>试图</w:t>
        </w:r>
      </w:ins>
      <w:ins w:id="49" w:author="刘华明" w:date="2026-10-15T18:12:19Z">
        <w:r>
          <w:rPr>
            <w:rFonts w:hint="eastAsia" w:ascii="宋体" w:hAnsi="宋体" w:eastAsia="宋体" w:cs="宋体"/>
            <w:spacing w:val="10"/>
            <w:lang w:val="en-US" w:eastAsia="zh-CN"/>
          </w:rPr>
          <w:t>寻找</w:t>
        </w:r>
      </w:ins>
      <w:ins w:id="50" w:author="刘华明" w:date="2026-10-15T18:12:20Z">
        <w:r>
          <w:rPr>
            <w:rFonts w:hint="eastAsia" w:ascii="宋体" w:hAnsi="宋体" w:eastAsia="宋体" w:cs="宋体"/>
            <w:spacing w:val="10"/>
            <w:lang w:val="en-US" w:eastAsia="zh-CN"/>
          </w:rPr>
          <w:t>迁移</w:t>
        </w:r>
      </w:ins>
      <w:ins w:id="51" w:author="刘华明" w:date="2026-10-15T18:12:24Z">
        <w:r>
          <w:rPr>
            <w:rFonts w:hint="eastAsia" w:ascii="宋体" w:hAnsi="宋体" w:eastAsia="宋体" w:cs="宋体"/>
            <w:spacing w:val="10"/>
            <w:lang w:val="en-US" w:eastAsia="zh-CN"/>
          </w:rPr>
          <w:t>学习</w:t>
        </w:r>
      </w:ins>
      <w:ins w:id="52" w:author="刘华明" w:date="2026-10-15T18:12:25Z">
        <w:r>
          <w:rPr>
            <w:rFonts w:hint="eastAsia" w:ascii="宋体" w:hAnsi="宋体" w:eastAsia="宋体" w:cs="宋体"/>
            <w:spacing w:val="10"/>
            <w:lang w:val="en-US" w:eastAsia="zh-CN"/>
          </w:rPr>
          <w:t>是否</w:t>
        </w:r>
      </w:ins>
      <w:ins w:id="53" w:author="刘华明" w:date="2026-10-15T18:12:27Z">
        <w:r>
          <w:rPr>
            <w:rFonts w:hint="eastAsia" w:ascii="宋体" w:hAnsi="宋体" w:eastAsia="宋体" w:cs="宋体"/>
            <w:spacing w:val="10"/>
            <w:lang w:val="en-US" w:eastAsia="zh-CN"/>
          </w:rPr>
          <w:t>具备</w:t>
        </w:r>
      </w:ins>
      <w:ins w:id="54" w:author="刘华明" w:date="2026-10-15T18:12:28Z">
        <w:r>
          <w:rPr>
            <w:rFonts w:hint="eastAsia" w:ascii="宋体" w:hAnsi="宋体" w:eastAsia="宋体" w:cs="宋体"/>
            <w:spacing w:val="10"/>
            <w:lang w:val="en-US" w:eastAsia="zh-CN"/>
          </w:rPr>
          <w:t>一些</w:t>
        </w:r>
      </w:ins>
      <w:ins w:id="55" w:author="刘华明" w:date="2026-10-15T18:12:33Z">
        <w:r>
          <w:rPr>
            <w:rFonts w:hint="eastAsia" w:ascii="宋体" w:hAnsi="宋体" w:eastAsia="宋体" w:cs="宋体"/>
            <w:spacing w:val="10"/>
            <w:lang w:val="en-US" w:eastAsia="zh-CN"/>
          </w:rPr>
          <w:t>共性</w:t>
        </w:r>
      </w:ins>
      <w:ins w:id="56" w:author="刘华明" w:date="2026-10-15T18:12:34Z">
        <w:r>
          <w:rPr>
            <w:rFonts w:hint="eastAsia" w:ascii="宋体" w:hAnsi="宋体" w:eastAsia="宋体" w:cs="宋体"/>
            <w:spacing w:val="10"/>
            <w:lang w:val="en-US" w:eastAsia="zh-CN"/>
          </w:rPr>
          <w:t>和</w:t>
        </w:r>
      </w:ins>
      <w:ins w:id="57" w:author="刘华明" w:date="2026-10-15T18:12:37Z">
        <w:r>
          <w:rPr>
            <w:rFonts w:hint="eastAsia" w:ascii="宋体" w:hAnsi="宋体" w:eastAsia="宋体" w:cs="宋体"/>
            <w:spacing w:val="10"/>
            <w:lang w:val="en-US" w:eastAsia="zh-CN"/>
          </w:rPr>
          <w:t>例外</w:t>
        </w:r>
      </w:ins>
      <w:ins w:id="58" w:author="刘华明" w:date="2026-10-15T18:12:42Z">
        <w:r>
          <w:rPr>
            <w:rFonts w:hint="eastAsia" w:ascii="宋体" w:hAnsi="宋体" w:eastAsia="宋体" w:cs="宋体"/>
            <w:spacing w:val="10"/>
            <w:lang w:val="en-US" w:eastAsia="zh-CN"/>
          </w:rPr>
          <w:t>。</w:t>
        </w:r>
      </w:ins>
      <w:ins w:id="59" w:author="刘华明" w:date="2026-10-15T18:12:43Z">
        <w:r>
          <w:rPr>
            <w:rFonts w:hint="eastAsia" w:ascii="宋体" w:hAnsi="宋体" w:eastAsia="宋体" w:cs="宋体"/>
            <w:spacing w:val="10"/>
            <w:lang w:val="en-US" w:eastAsia="zh-CN"/>
          </w:rPr>
          <w:t>为了</w:t>
        </w:r>
      </w:ins>
      <w:ins w:id="60" w:author="刘华明" w:date="2026-10-15T18:12:45Z">
        <w:r>
          <w:rPr>
            <w:rFonts w:hint="eastAsia" w:ascii="宋体" w:hAnsi="宋体" w:eastAsia="宋体" w:cs="宋体"/>
            <w:spacing w:val="10"/>
            <w:lang w:val="en-US" w:eastAsia="zh-CN"/>
          </w:rPr>
          <w:t>更好的</w:t>
        </w:r>
      </w:ins>
      <w:ins w:id="61" w:author="刘华明" w:date="2026-10-15T18:12:50Z">
        <w:r>
          <w:rPr>
            <w:rFonts w:hint="eastAsia" w:ascii="宋体" w:hAnsi="宋体" w:eastAsia="宋体" w:cs="宋体"/>
            <w:spacing w:val="10"/>
            <w:lang w:val="en-US" w:eastAsia="zh-CN"/>
          </w:rPr>
          <w:t>说明</w:t>
        </w:r>
      </w:ins>
      <w:ins w:id="62" w:author="刘华明" w:date="2026-10-15T18:12:51Z">
        <w:r>
          <w:rPr>
            <w:rFonts w:hint="eastAsia" w:ascii="宋体" w:hAnsi="宋体" w:eastAsia="宋体" w:cs="宋体"/>
            <w:spacing w:val="10"/>
            <w:lang w:val="en-US" w:eastAsia="zh-CN"/>
          </w:rPr>
          <w:t>迁移</w:t>
        </w:r>
      </w:ins>
      <w:ins w:id="63" w:author="刘华明" w:date="2026-10-15T18:12:52Z">
        <w:r>
          <w:rPr>
            <w:rFonts w:hint="eastAsia" w:ascii="宋体" w:hAnsi="宋体" w:eastAsia="宋体" w:cs="宋体"/>
            <w:spacing w:val="10"/>
            <w:lang w:val="en-US" w:eastAsia="zh-CN"/>
          </w:rPr>
          <w:t>学习的</w:t>
        </w:r>
      </w:ins>
      <w:ins w:id="64" w:author="刘华明" w:date="2026-10-15T18:12:58Z">
        <w:r>
          <w:rPr>
            <w:rFonts w:hint="eastAsia" w:ascii="宋体" w:hAnsi="宋体" w:eastAsia="宋体" w:cs="宋体"/>
            <w:spacing w:val="10"/>
            <w:lang w:val="en-US" w:eastAsia="zh-CN"/>
          </w:rPr>
          <w:t>区别</w:t>
        </w:r>
      </w:ins>
      <w:ins w:id="65" w:author="刘华明" w:date="2026-10-15T18:12:59Z">
        <w:r>
          <w:rPr>
            <w:rFonts w:hint="eastAsia" w:ascii="宋体" w:hAnsi="宋体" w:eastAsia="宋体" w:cs="宋体"/>
            <w:spacing w:val="10"/>
            <w:lang w:val="en-US" w:eastAsia="zh-CN"/>
          </w:rPr>
          <w:t>，</w:t>
        </w:r>
      </w:ins>
      <w:del w:id="66" w:author="刘华明" w:date="2026-10-15T18:10:20Z">
        <w:r>
          <w:rPr>
            <w:rFonts w:ascii="宋体" w:hAnsi="宋体" w:eastAsia="宋体" w:cs="宋体"/>
            <w:spacing w:val="10"/>
          </w:rPr>
          <w:delText>随着视觉模型越做越大，</w:delText>
        </w:r>
      </w:del>
      <w:del w:id="67" w:author="刘华明" w:date="2026-10-15T18:10:20Z">
        <w:r>
          <w:rPr>
            <w:rFonts w:ascii="宋体" w:hAnsi="宋体" w:eastAsia="宋体" w:cs="宋体"/>
            <w:spacing w:val="-29"/>
          </w:rPr>
          <w:delText xml:space="preserve"> </w:delText>
        </w:r>
      </w:del>
      <w:del w:id="68" w:author="刘华明" w:date="2026-10-15T18:10:20Z">
        <w:r>
          <w:rPr>
            <w:rFonts w:ascii="宋体" w:hAnsi="宋体" w:eastAsia="宋体" w:cs="宋体"/>
            <w:spacing w:val="10"/>
          </w:rPr>
          <w:delText>全量微调（</w:delText>
        </w:r>
      </w:del>
      <w:del w:id="69" w:author="刘华明" w:date="2026-10-15T18:10:20Z">
        <w:r>
          <w:rPr/>
          <w:delText>Full</w:delText>
        </w:r>
      </w:del>
      <w:del w:id="70" w:author="刘华明" w:date="2026-10-15T18:10:20Z">
        <w:r>
          <w:rPr>
            <w:spacing w:val="27"/>
            <w:w w:val="101"/>
          </w:rPr>
          <w:delText xml:space="preserve"> </w:delText>
        </w:r>
      </w:del>
      <w:del w:id="71" w:author="刘华明" w:date="2026-10-15T18:10:20Z">
        <w:r>
          <w:rPr/>
          <w:delText>Fine</w:delText>
        </w:r>
      </w:del>
      <w:del w:id="72" w:author="刘华明" w:date="2026-10-15T18:10:20Z">
        <w:r>
          <w:rPr>
            <w:spacing w:val="10"/>
          </w:rPr>
          <w:delText>-</w:delText>
        </w:r>
      </w:del>
      <w:del w:id="73" w:author="刘华明" w:date="2026-10-15T18:10:20Z">
        <w:r>
          <w:rPr/>
          <w:delText>tuning</w:delText>
        </w:r>
      </w:del>
      <w:del w:id="74" w:author="刘华明" w:date="2026-10-15T18:10:20Z">
        <w:r>
          <w:rPr>
            <w:rFonts w:ascii="宋体" w:hAnsi="宋体" w:eastAsia="宋体" w:cs="宋体"/>
            <w:spacing w:val="10"/>
          </w:rPr>
          <w:delText>）在实际</w:delText>
        </w:r>
      </w:del>
      <w:del w:id="75" w:author="刘华明" w:date="2026-10-15T18:10:20Z">
        <w:r>
          <w:rPr>
            <w:rFonts w:ascii="宋体" w:hAnsi="宋体" w:eastAsia="宋体" w:cs="宋体"/>
            <w:spacing w:val="9"/>
          </w:rPr>
          <w:delText>部署中遇到一个很现实的问题：每多一个下游任务就得存一</w:delText>
        </w:r>
      </w:del>
      <w:del w:id="76" w:author="刘华明" w:date="2026-10-15T18:10:20Z">
        <w:r>
          <w:rPr>
            <w:rFonts w:ascii="宋体" w:hAnsi="宋体" w:eastAsia="宋体" w:cs="宋体"/>
            <w:spacing w:val="8"/>
          </w:rPr>
          <w:delText>套完整的模型参数，存储和算力开销跟</w:delText>
        </w:r>
      </w:del>
      <w:del w:id="77" w:author="刘华明" w:date="2026-10-15T18:10:20Z">
        <w:r>
          <w:rPr>
            <w:rFonts w:ascii="宋体" w:hAnsi="宋体" w:eastAsia="宋体" w:cs="宋体"/>
            <w:spacing w:val="7"/>
          </w:rPr>
          <w:delText>着任务数量线性增长，这不划算。</w:delText>
        </w:r>
      </w:del>
      <w:r>
        <w:rPr>
          <w:rFonts w:ascii="宋体" w:hAnsi="宋体" w:eastAsia="宋体" w:cs="宋体"/>
          <w:spacing w:val="7"/>
        </w:rPr>
        <w:t>本文在统一的实验设置下，把</w:t>
      </w:r>
      <w:r>
        <w:rPr>
          <w:rFonts w:ascii="宋体" w:hAnsi="宋体" w:eastAsia="宋体" w:cs="宋体"/>
          <w:spacing w:val="-31"/>
        </w:rPr>
        <w:t xml:space="preserve"> </w:t>
      </w:r>
      <w:r>
        <w:t>From</w:t>
      </w:r>
      <w:r>
        <w:rPr>
          <w:spacing w:val="24"/>
          <w:w w:val="101"/>
        </w:rPr>
        <w:t xml:space="preserve"> </w:t>
      </w:r>
      <w:r>
        <w:t>Scratch</w:t>
      </w:r>
      <w:r>
        <w:rPr>
          <w:rFonts w:ascii="宋体" w:hAnsi="宋体" w:eastAsia="宋体" w:cs="宋体"/>
          <w:spacing w:val="7"/>
        </w:rPr>
        <w:t>、</w:t>
      </w:r>
      <w:r>
        <w:t>Full Fine</w:t>
      </w:r>
      <w:r>
        <w:rPr>
          <w:spacing w:val="28"/>
        </w:rPr>
        <w:t>-</w:t>
      </w:r>
      <w:r>
        <w:t>tuning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  <w:spacing w:val="28"/>
        </w:rPr>
        <w:t>、</w:t>
      </w:r>
      <w:r>
        <w:t>Linear</w:t>
      </w:r>
      <w:r>
        <w:rPr>
          <w:spacing w:val="40"/>
        </w:rPr>
        <w:t xml:space="preserve"> </w:t>
      </w:r>
      <w:r>
        <w:t>Probing</w:t>
      </w:r>
      <w:r>
        <w:rPr>
          <w:spacing w:val="41"/>
          <w:w w:val="101"/>
        </w:rPr>
        <w:t xml:space="preserve"> </w:t>
      </w:r>
      <w:r>
        <w:rPr>
          <w:rFonts w:ascii="宋体" w:hAnsi="宋体" w:eastAsia="宋体" w:cs="宋体"/>
          <w:spacing w:val="28"/>
        </w:rPr>
        <w:t>和</w:t>
      </w:r>
      <w:r>
        <w:rPr>
          <w:rFonts w:ascii="宋体" w:hAnsi="宋体" w:eastAsia="宋体" w:cs="宋体"/>
          <w:spacing w:val="-14"/>
        </w:rPr>
        <w:t xml:space="preserve"> </w:t>
      </w:r>
      <w:r>
        <w:t>Adapter</w:t>
      </w:r>
      <w:r>
        <w:rPr>
          <w:spacing w:val="40"/>
        </w:rPr>
        <w:t xml:space="preserve"> </w:t>
      </w:r>
      <w:r>
        <w:t>Tuning</w:t>
      </w:r>
      <w:r>
        <w:rPr>
          <w:spacing w:val="28"/>
        </w:rPr>
        <w:t xml:space="preserve">  </w:t>
      </w:r>
      <w:r>
        <w:rPr>
          <w:rFonts w:ascii="宋体" w:hAnsi="宋体" w:eastAsia="宋体" w:cs="宋体"/>
          <w:spacing w:val="28"/>
        </w:rPr>
        <w:t>四种策略</w:t>
      </w:r>
      <w:del w:id="78" w:author="刘华明" w:date="2026-10-15T18:13:10Z">
        <w:r>
          <w:rPr>
            <w:rFonts w:hint="default" w:ascii="宋体" w:hAnsi="宋体" w:eastAsia="宋体" w:cs="宋体"/>
            <w:spacing w:val="28"/>
            <w:lang w:val="en-US"/>
          </w:rPr>
          <w:delText>摆在一起比了一遍</w:delText>
        </w:r>
      </w:del>
      <w:ins w:id="79" w:author="刘华明" w:date="2026-10-15T18:13:10Z">
        <w:r>
          <w:rPr>
            <w:rFonts w:hint="eastAsia" w:ascii="宋体" w:hAnsi="宋体" w:eastAsia="宋体" w:cs="宋体"/>
            <w:spacing w:val="28"/>
            <w:lang w:val="en-US" w:eastAsia="zh-CN"/>
          </w:rPr>
          <w:t>做了</w:t>
        </w:r>
      </w:ins>
      <w:ins w:id="80" w:author="刘华明" w:date="2026-10-15T18:13:11Z">
        <w:r>
          <w:rPr>
            <w:rFonts w:hint="eastAsia" w:ascii="宋体" w:hAnsi="宋体" w:eastAsia="宋体" w:cs="宋体"/>
            <w:spacing w:val="28"/>
            <w:lang w:val="en-US" w:eastAsia="zh-CN"/>
          </w:rPr>
          <w:t>对比</w:t>
        </w:r>
      </w:ins>
      <w:r>
        <w:rPr>
          <w:rFonts w:ascii="宋体" w:hAnsi="宋体" w:eastAsia="宋体" w:cs="宋体"/>
          <w:spacing w:val="28"/>
        </w:rPr>
        <w:t>，用</w:t>
      </w:r>
      <w:del w:id="81" w:author="刘华明" w:date="2026-10-15T18:13:19Z">
        <w:r>
          <w:rPr>
            <w:rFonts w:ascii="宋体" w:hAnsi="宋体" w:eastAsia="宋体" w:cs="宋体"/>
            <w:spacing w:val="13"/>
          </w:rPr>
          <w:delText xml:space="preserve">的骨干是 </w:delText>
        </w:r>
      </w:del>
      <w:r>
        <w:t>ResNet</w:t>
      </w:r>
      <w:r>
        <w:rPr>
          <w:spacing w:val="13"/>
        </w:rPr>
        <w:t>-50</w:t>
      </w:r>
      <w:r>
        <w:rPr>
          <w:spacing w:val="43"/>
          <w:w w:val="101"/>
        </w:rPr>
        <w:t xml:space="preserve"> </w:t>
      </w:r>
      <w:r>
        <w:rPr>
          <w:rFonts w:ascii="宋体" w:hAnsi="宋体" w:eastAsia="宋体" w:cs="宋体"/>
          <w:spacing w:val="13"/>
        </w:rPr>
        <w:t>和</w:t>
      </w:r>
      <w:r>
        <w:rPr>
          <w:rFonts w:ascii="宋体" w:hAnsi="宋体" w:eastAsia="宋体" w:cs="宋体"/>
          <w:spacing w:val="-14"/>
        </w:rPr>
        <w:t xml:space="preserve"> </w:t>
      </w:r>
      <w:r>
        <w:t>ViT</w:t>
      </w:r>
      <w:r>
        <w:rPr>
          <w:spacing w:val="13"/>
        </w:rPr>
        <w:t>-B/16</w:t>
      </w:r>
      <w:ins w:id="82" w:author="刘华明" w:date="2026-10-15T18:13:25Z">
        <w:r>
          <w:rPr>
            <w:rFonts w:hint="eastAsia" w:eastAsia="宋体"/>
            <w:spacing w:val="13"/>
            <w:lang w:val="en-US" w:eastAsia="zh-CN"/>
          </w:rPr>
          <w:t>做</w:t>
        </w:r>
      </w:ins>
      <w:ins w:id="83" w:author="刘华明" w:date="2026-10-15T18:13:27Z">
        <w:r>
          <w:rPr>
            <w:rFonts w:hint="eastAsia" w:eastAsia="宋体"/>
            <w:spacing w:val="13"/>
            <w:lang w:val="en-US" w:eastAsia="zh-CN"/>
          </w:rPr>
          <w:t>骨干</w:t>
        </w:r>
      </w:ins>
      <w:ins w:id="84" w:author="刘华明" w:date="2026-10-15T18:13:29Z">
        <w:r>
          <w:rPr>
            <w:rFonts w:hint="eastAsia" w:eastAsia="宋体"/>
            <w:spacing w:val="13"/>
            <w:lang w:val="en-US" w:eastAsia="zh-CN"/>
          </w:rPr>
          <w:t>网络</w:t>
        </w:r>
      </w:ins>
      <w:r>
        <w:rPr>
          <w:rFonts w:ascii="宋体" w:hAnsi="宋体" w:eastAsia="宋体" w:cs="宋体"/>
          <w:spacing w:val="13"/>
        </w:rPr>
        <w:t>，</w:t>
      </w:r>
      <w:del w:id="85" w:author="刘华明" w:date="2026-10-15T18:13:40Z">
        <w:r>
          <w:rPr>
            <w:rFonts w:hint="default" w:ascii="宋体" w:hAnsi="宋体" w:eastAsia="宋体" w:cs="宋体"/>
            <w:spacing w:val="13"/>
            <w:lang w:val="en-US"/>
          </w:rPr>
          <w:delText>跑的基准是</w:delText>
        </w:r>
      </w:del>
      <w:ins w:id="86" w:author="刘华明" w:date="2026-10-15T18:13:41Z">
        <w:r>
          <w:rPr>
            <w:rFonts w:hint="eastAsia" w:ascii="宋体" w:hAnsi="宋体" w:eastAsia="宋体" w:cs="宋体"/>
            <w:spacing w:val="13"/>
            <w:lang w:val="en-US" w:eastAsia="zh-CN"/>
          </w:rPr>
          <w:t>在</w:t>
        </w:r>
      </w:ins>
      <w:r>
        <w:rPr>
          <w:rFonts w:ascii="宋体" w:hAnsi="宋体" w:eastAsia="宋体" w:cs="宋体"/>
          <w:spacing w:val="13"/>
        </w:rPr>
        <w:t xml:space="preserve"> </w:t>
      </w:r>
      <w:r>
        <w:t>SVHN</w:t>
      </w:r>
      <w:r>
        <w:rPr>
          <w:spacing w:val="43"/>
        </w:rPr>
        <w:t xml:space="preserve"> </w:t>
      </w:r>
      <w:r>
        <w:rPr>
          <w:rFonts w:ascii="宋体" w:hAnsi="宋体" w:eastAsia="宋体" w:cs="宋体"/>
          <w:spacing w:val="13"/>
        </w:rPr>
        <w:t xml:space="preserve">和 </w:t>
      </w:r>
      <w:r>
        <w:t>CIFAR</w:t>
      </w:r>
      <w:r>
        <w:rPr>
          <w:spacing w:val="13"/>
        </w:rPr>
        <w:t>-1</w:t>
      </w:r>
      <w:r>
        <w:rPr>
          <w:spacing w:val="12"/>
        </w:rPr>
        <w:t>00</w:t>
      </w:r>
      <w:ins w:id="87" w:author="刘华明" w:date="2026-10-15T18:13:55Z">
        <w:r>
          <w:rPr>
            <w:rFonts w:hint="eastAsia" w:eastAsia="宋体"/>
            <w:spacing w:val="12"/>
            <w:lang w:val="en-US" w:eastAsia="zh-CN"/>
          </w:rPr>
          <w:t>数据集</w:t>
        </w:r>
      </w:ins>
      <w:ins w:id="88" w:author="刘华明" w:date="2026-10-15T18:13:56Z">
        <w:r>
          <w:rPr>
            <w:rFonts w:hint="eastAsia" w:eastAsia="宋体"/>
            <w:spacing w:val="12"/>
            <w:lang w:val="en-US" w:eastAsia="zh-CN"/>
          </w:rPr>
          <w:t>上做</w:t>
        </w:r>
      </w:ins>
      <w:ins w:id="89" w:author="刘华明" w:date="2026-10-15T18:13:57Z">
        <w:r>
          <w:rPr>
            <w:rFonts w:hint="eastAsia" w:eastAsia="宋体"/>
            <w:spacing w:val="12"/>
            <w:lang w:val="en-US" w:eastAsia="zh-CN"/>
          </w:rPr>
          <w:t>验证</w:t>
        </w:r>
      </w:ins>
      <w:r>
        <w:rPr>
          <w:rFonts w:ascii="宋体" w:hAnsi="宋体" w:eastAsia="宋体" w:cs="宋体"/>
          <w:spacing w:val="12"/>
        </w:rPr>
        <w:t>。几个发现</w:t>
      </w:r>
      <w:r>
        <w:rPr>
          <w:rFonts w:ascii="宋体" w:hAnsi="宋体" w:eastAsia="宋体" w:cs="宋体"/>
          <w:spacing w:val="9"/>
        </w:rPr>
        <w:t>值得一提</w:t>
      </w:r>
      <w:r>
        <w:rPr>
          <w:rFonts w:ascii="宋体" w:hAnsi="宋体" w:eastAsia="宋体" w:cs="宋体"/>
          <w:spacing w:val="-32"/>
        </w:rPr>
        <w:t>：（</w:t>
      </w:r>
      <w:r>
        <w:rPr>
          <w:spacing w:val="9"/>
        </w:rPr>
        <w:t>1</w:t>
      </w:r>
      <w:r>
        <w:rPr>
          <w:rFonts w:ascii="宋体" w:hAnsi="宋体" w:eastAsia="宋体" w:cs="宋体"/>
          <w:spacing w:val="9"/>
        </w:rPr>
        <w:t>）</w:t>
      </w:r>
      <w:r>
        <w:t>CIFAR</w:t>
      </w:r>
      <w:r>
        <w:rPr>
          <w:spacing w:val="9"/>
        </w:rPr>
        <w:t>-100</w:t>
      </w:r>
      <w:r>
        <w:rPr>
          <w:spacing w:val="47"/>
        </w:rPr>
        <w:t xml:space="preserve"> </w:t>
      </w:r>
      <w:r>
        <w:rPr>
          <w:rFonts w:ascii="宋体" w:hAnsi="宋体" w:eastAsia="宋体" w:cs="宋体"/>
          <w:spacing w:val="9"/>
        </w:rPr>
        <w:t xml:space="preserve">上 </w:t>
      </w:r>
      <w:r>
        <w:t>ViT</w:t>
      </w:r>
      <w:r>
        <w:rPr>
          <w:spacing w:val="9"/>
        </w:rPr>
        <w:t>-B/16</w:t>
      </w:r>
      <w:r>
        <w:rPr>
          <w:spacing w:val="2"/>
        </w:rPr>
        <w:t xml:space="preserve">  </w:t>
      </w:r>
      <w:r>
        <w:rPr>
          <w:rFonts w:ascii="宋体" w:hAnsi="宋体" w:eastAsia="宋体" w:cs="宋体"/>
          <w:spacing w:val="9"/>
        </w:rPr>
        <w:t xml:space="preserve">只调 </w:t>
      </w:r>
      <w:r>
        <w:rPr>
          <w:spacing w:val="9"/>
        </w:rPr>
        <w:t xml:space="preserve">0.09%  </w:t>
      </w:r>
      <w:r>
        <w:rPr>
          <w:rFonts w:ascii="宋体" w:hAnsi="宋体" w:eastAsia="宋体" w:cs="宋体"/>
          <w:spacing w:val="9"/>
        </w:rPr>
        <w:t>的参数做线性探测</w:t>
      </w:r>
      <w:r>
        <w:rPr>
          <w:rFonts w:ascii="宋体" w:hAnsi="宋体" w:eastAsia="宋体" w:cs="宋体"/>
          <w:spacing w:val="8"/>
        </w:rPr>
        <w:t>（</w:t>
      </w:r>
      <w:r>
        <w:rPr>
          <w:spacing w:val="8"/>
        </w:rPr>
        <w:t>76,900</w:t>
      </w:r>
      <w:r>
        <w:rPr>
          <w:rFonts w:ascii="宋体" w:hAnsi="宋体" w:eastAsia="宋体" w:cs="宋体"/>
          <w:spacing w:val="7"/>
        </w:rPr>
        <w:t>个</w:t>
      </w:r>
      <w:r>
        <w:rPr>
          <w:rFonts w:ascii="宋体" w:hAnsi="宋体" w:eastAsia="宋体" w:cs="宋体"/>
          <w:spacing w:val="-34"/>
        </w:rPr>
        <w:t>），</w:t>
      </w:r>
      <w:r>
        <w:rPr>
          <w:rFonts w:ascii="宋体" w:hAnsi="宋体" w:eastAsia="宋体" w:cs="宋体"/>
          <w:spacing w:val="7"/>
        </w:rPr>
        <w:t>准确率</w:t>
      </w:r>
      <w:r>
        <w:rPr>
          <w:rFonts w:ascii="宋体" w:hAnsi="宋体" w:eastAsia="宋体" w:cs="宋体"/>
          <w:spacing w:val="-20"/>
        </w:rPr>
        <w:t xml:space="preserve"> </w:t>
      </w:r>
      <w:r>
        <w:rPr>
          <w:spacing w:val="7"/>
        </w:rPr>
        <w:t>88.65%</w:t>
      </w:r>
      <w:r>
        <w:rPr>
          <w:rFonts w:ascii="宋体" w:hAnsi="宋体" w:eastAsia="宋体" w:cs="宋体"/>
          <w:spacing w:val="7"/>
        </w:rPr>
        <w:t>，不仅没输给全量微调的</w:t>
      </w:r>
      <w:r>
        <w:rPr>
          <w:rFonts w:ascii="宋体" w:hAnsi="宋体" w:eastAsia="宋体" w:cs="宋体"/>
          <w:spacing w:val="-24"/>
        </w:rPr>
        <w:t xml:space="preserve"> </w:t>
      </w:r>
      <w:r>
        <w:rPr>
          <w:spacing w:val="7"/>
        </w:rPr>
        <w:t>88.19%</w:t>
      </w:r>
      <w:r>
        <w:rPr>
          <w:rFonts w:ascii="宋体" w:hAnsi="宋体" w:eastAsia="宋体" w:cs="宋体"/>
          <w:spacing w:val="7"/>
        </w:rPr>
        <w:t>，还快了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spacing w:val="7"/>
        </w:rPr>
        <w:t>28%</w:t>
      </w:r>
      <w:r>
        <w:rPr>
          <w:rFonts w:ascii="宋体" w:hAnsi="宋体" w:eastAsia="宋体" w:cs="宋体"/>
          <w:spacing w:val="-34"/>
        </w:rPr>
        <w:t>；（</w:t>
      </w:r>
      <w:r>
        <w:rPr>
          <w:spacing w:val="7"/>
        </w:rPr>
        <w:t>2</w:t>
      </w:r>
      <w:r>
        <w:rPr>
          <w:rFonts w:ascii="宋体" w:hAnsi="宋体" w:eastAsia="宋体" w:cs="宋体"/>
          <w:spacing w:val="7"/>
        </w:rPr>
        <w:t>）</w:t>
      </w:r>
      <w:r>
        <w:t>Adapter</w:t>
      </w:r>
      <w:r>
        <w:rPr>
          <w:rFonts w:ascii="宋体" w:hAnsi="宋体" w:eastAsia="宋体" w:cs="宋体"/>
          <w:spacing w:val="12"/>
        </w:rPr>
        <w:t>这个东西很挑架构——</w:t>
      </w:r>
      <w:r>
        <w:t>ResNet</w:t>
      </w:r>
      <w:r>
        <w:rPr>
          <w:spacing w:val="12"/>
        </w:rPr>
        <w:t>-50+</w:t>
      </w:r>
      <w:r>
        <w:t>SVHN</w:t>
      </w:r>
      <w:r>
        <w:rPr>
          <w:spacing w:val="45"/>
        </w:rPr>
        <w:t xml:space="preserve"> </w:t>
      </w:r>
      <w:r>
        <w:rPr>
          <w:rFonts w:ascii="宋体" w:hAnsi="宋体" w:eastAsia="宋体" w:cs="宋体"/>
          <w:spacing w:val="12"/>
        </w:rPr>
        <w:t>下准确率</w:t>
      </w:r>
      <w:r>
        <w:rPr>
          <w:rFonts w:ascii="宋体" w:hAnsi="宋体" w:eastAsia="宋体" w:cs="宋体"/>
          <w:spacing w:val="-14"/>
        </w:rPr>
        <w:t xml:space="preserve"> </w:t>
      </w:r>
      <w:r>
        <w:rPr>
          <w:spacing w:val="12"/>
        </w:rPr>
        <w:t>96.25%</w:t>
      </w:r>
      <w:r>
        <w:rPr>
          <w:rFonts w:ascii="宋体" w:hAnsi="宋体" w:eastAsia="宋体" w:cs="宋体"/>
          <w:spacing w:val="12"/>
        </w:rPr>
        <w:t>，把全量</w:t>
      </w:r>
      <w:r>
        <w:rPr>
          <w:rFonts w:ascii="宋体" w:hAnsi="宋体" w:eastAsia="宋体" w:cs="宋体"/>
          <w:spacing w:val="11"/>
        </w:rPr>
        <w:t>微调都比下去</w:t>
      </w:r>
      <w:r>
        <w:rPr>
          <w:rFonts w:ascii="宋体" w:hAnsi="宋体" w:eastAsia="宋体" w:cs="宋体"/>
          <w:spacing w:val="10"/>
        </w:rPr>
        <w:t>了，但换成</w:t>
      </w:r>
      <w:r>
        <w:rPr>
          <w:rFonts w:ascii="宋体" w:hAnsi="宋体" w:eastAsia="宋体" w:cs="宋体"/>
          <w:spacing w:val="-21"/>
        </w:rPr>
        <w:t xml:space="preserve"> </w:t>
      </w:r>
      <w:r>
        <w:t>ViT</w:t>
      </w:r>
      <w:r>
        <w:rPr>
          <w:spacing w:val="10"/>
        </w:rPr>
        <w:t>-B/16</w:t>
      </w:r>
      <w:r>
        <w:rPr>
          <w:spacing w:val="38"/>
        </w:rPr>
        <w:t xml:space="preserve"> </w:t>
      </w:r>
      <w:r>
        <w:rPr>
          <w:rFonts w:ascii="宋体" w:hAnsi="宋体" w:eastAsia="宋体" w:cs="宋体"/>
          <w:spacing w:val="10"/>
        </w:rPr>
        <w:t>之后第</w:t>
      </w:r>
      <w:r>
        <w:rPr>
          <w:rFonts w:ascii="宋体" w:hAnsi="宋体" w:eastAsia="宋体" w:cs="宋体"/>
          <w:spacing w:val="-15"/>
        </w:rPr>
        <w:t xml:space="preserve"> </w:t>
      </w:r>
      <w:r>
        <w:rPr>
          <w:spacing w:val="10"/>
        </w:rPr>
        <w:t>21</w:t>
      </w:r>
      <w:r>
        <w:rPr>
          <w:spacing w:val="36"/>
          <w:w w:val="101"/>
        </w:rPr>
        <w:t xml:space="preserve"> </w:t>
      </w:r>
      <w:r>
        <w:rPr>
          <w:rFonts w:ascii="宋体" w:hAnsi="宋体" w:eastAsia="宋体" w:cs="宋体"/>
          <w:spacing w:val="10"/>
        </w:rPr>
        <w:t>轮训练损失直</w:t>
      </w:r>
      <w:r>
        <w:rPr>
          <w:rFonts w:ascii="宋体" w:hAnsi="宋体" w:eastAsia="宋体" w:cs="宋体"/>
          <w:spacing w:val="9"/>
        </w:rPr>
        <w:t>接炸成</w:t>
      </w:r>
      <w:r>
        <w:rPr>
          <w:rFonts w:ascii="宋体" w:hAnsi="宋体" w:eastAsia="宋体" w:cs="宋体"/>
          <w:spacing w:val="-18"/>
        </w:rPr>
        <w:t xml:space="preserve"> </w:t>
      </w:r>
      <w:r>
        <w:t>NaN</w:t>
      </w:r>
      <w:r>
        <w:rPr>
          <w:rFonts w:ascii="宋体" w:hAnsi="宋体" w:eastAsia="宋体" w:cs="宋体"/>
          <w:spacing w:val="9"/>
        </w:rPr>
        <w:t>，准确率从</w:t>
      </w:r>
      <w:r>
        <w:rPr>
          <w:rFonts w:ascii="宋体" w:hAnsi="宋体" w:eastAsia="宋体" w:cs="宋体"/>
          <w:spacing w:val="-16"/>
        </w:rPr>
        <w:t xml:space="preserve"> </w:t>
      </w:r>
      <w:r>
        <w:rPr>
          <w:spacing w:val="9"/>
        </w:rPr>
        <w:t>96.71%</w:t>
      </w:r>
      <w:r>
        <w:rPr>
          <w:spacing w:val="39"/>
          <w:w w:val="101"/>
        </w:rPr>
        <w:t xml:space="preserve"> </w:t>
      </w:r>
      <w:r>
        <w:rPr>
          <w:rFonts w:ascii="宋体" w:hAnsi="宋体" w:eastAsia="宋体" w:cs="宋体"/>
          <w:spacing w:val="9"/>
        </w:rPr>
        <w:t>一路跌到</w:t>
      </w:r>
      <w:r>
        <w:rPr>
          <w:rFonts w:ascii="宋体" w:hAnsi="宋体" w:eastAsia="宋体" w:cs="宋体"/>
          <w:spacing w:val="-22"/>
        </w:rPr>
        <w:t xml:space="preserve"> </w:t>
      </w:r>
      <w:r>
        <w:rPr>
          <w:spacing w:val="9"/>
        </w:rPr>
        <w:t>6.70%</w:t>
      </w:r>
      <w:r>
        <w:rPr>
          <w:rFonts w:ascii="宋体" w:hAnsi="宋体" w:eastAsia="宋体" w:cs="宋体"/>
          <w:spacing w:val="-53"/>
          <w:w w:val="94"/>
        </w:rPr>
        <w:t>；（</w:t>
      </w:r>
      <w:r>
        <w:rPr>
          <w:spacing w:val="9"/>
        </w:rPr>
        <w:t>3</w:t>
      </w:r>
      <w:r>
        <w:rPr>
          <w:rFonts w:ascii="宋体" w:hAnsi="宋体" w:eastAsia="宋体" w:cs="宋体"/>
          <w:spacing w:val="9"/>
        </w:rPr>
        <w:t>）</w:t>
      </w:r>
      <w:r>
        <w:t>ViT</w:t>
      </w:r>
      <w:r>
        <w:rPr>
          <w:spacing w:val="9"/>
        </w:rPr>
        <w:t>-B/16</w:t>
      </w:r>
      <w:r>
        <w:rPr>
          <w:spacing w:val="31"/>
        </w:rPr>
        <w:t xml:space="preserve"> </w:t>
      </w:r>
      <w:r>
        <w:rPr>
          <w:rFonts w:ascii="宋体" w:hAnsi="宋体" w:eastAsia="宋体" w:cs="宋体"/>
          <w:spacing w:val="9"/>
        </w:rPr>
        <w:t>不加载预训练权重在</w:t>
      </w:r>
      <w:r>
        <w:rPr>
          <w:rFonts w:ascii="宋体" w:hAnsi="宋体" w:eastAsia="宋体" w:cs="宋体"/>
          <w:spacing w:val="-21"/>
        </w:rPr>
        <w:t xml:space="preserve"> </w:t>
      </w:r>
      <w:r>
        <w:t>CIFAR</w:t>
      </w:r>
      <w:r>
        <w:rPr>
          <w:spacing w:val="9"/>
        </w:rPr>
        <w:t>-100</w:t>
      </w:r>
      <w:r>
        <w:rPr>
          <w:spacing w:val="29"/>
          <w:w w:val="101"/>
        </w:rPr>
        <w:t xml:space="preserve"> </w:t>
      </w:r>
      <w:r>
        <w:rPr>
          <w:rFonts w:ascii="宋体" w:hAnsi="宋体" w:eastAsia="宋体" w:cs="宋体"/>
          <w:spacing w:val="9"/>
        </w:rPr>
        <w:t>上</w:t>
      </w:r>
      <w:r>
        <w:rPr>
          <w:rFonts w:ascii="宋体" w:hAnsi="宋体" w:eastAsia="宋体" w:cs="宋体"/>
          <w:spacing w:val="8"/>
        </w:rPr>
        <w:t>彻底训不动，</w:t>
      </w:r>
      <w:r>
        <w:rPr>
          <w:rFonts w:ascii="宋体" w:hAnsi="宋体" w:eastAsia="宋体" w:cs="宋体"/>
          <w:spacing w:val="-54"/>
        </w:rPr>
        <w:t xml:space="preserve"> </w:t>
      </w:r>
      <w:r>
        <w:rPr>
          <w:rFonts w:ascii="宋体" w:hAnsi="宋体" w:eastAsia="宋体" w:cs="宋体"/>
          <w:spacing w:val="8"/>
        </w:rPr>
        <w:t>而</w:t>
      </w:r>
      <w:r>
        <w:t>ResNet</w:t>
      </w:r>
      <w:r>
        <w:rPr>
          <w:spacing w:val="3"/>
        </w:rPr>
        <w:t>-50</w:t>
      </w:r>
      <w:r>
        <w:rPr>
          <w:spacing w:val="41"/>
          <w:w w:val="101"/>
        </w:rPr>
        <w:t xml:space="preserve"> </w:t>
      </w:r>
      <w:r>
        <w:rPr>
          <w:rFonts w:ascii="宋体" w:hAnsi="宋体" w:eastAsia="宋体" w:cs="宋体"/>
          <w:spacing w:val="3"/>
        </w:rPr>
        <w:t>从头训还能到</w:t>
      </w:r>
      <w:r>
        <w:rPr>
          <w:rFonts w:ascii="宋体" w:hAnsi="宋体" w:eastAsia="宋体" w:cs="宋体"/>
          <w:spacing w:val="-23"/>
        </w:rPr>
        <w:t xml:space="preserve"> </w:t>
      </w:r>
      <w:r>
        <w:rPr>
          <w:spacing w:val="3"/>
        </w:rPr>
        <w:t>71.11%</w:t>
      </w:r>
      <w:r>
        <w:rPr>
          <w:rFonts w:ascii="宋体" w:hAnsi="宋体" w:eastAsia="宋体" w:cs="宋体"/>
          <w:spacing w:val="3"/>
        </w:rPr>
        <w:t>。整体看下来，</w:t>
      </w:r>
      <w:r>
        <w:rPr>
          <w:rFonts w:ascii="宋体" w:hAnsi="宋体" w:eastAsia="宋体" w:cs="宋体"/>
          <w:spacing w:val="49"/>
        </w:rPr>
        <w:t xml:space="preserve"> </w:t>
      </w:r>
      <w:r>
        <w:rPr>
          <w:rFonts w:ascii="宋体" w:hAnsi="宋体" w:eastAsia="宋体" w:cs="宋体"/>
          <w:spacing w:val="3"/>
        </w:rPr>
        <w:t>迁移策略选什么不能一概而论，得</w:t>
      </w:r>
      <w:r>
        <w:rPr>
          <w:rFonts w:ascii="宋体" w:hAnsi="宋体" w:eastAsia="宋体" w:cs="宋体"/>
          <w:spacing w:val="7"/>
        </w:rPr>
        <w:t>看用的是哪种网络、预训练数据多大、任务有多</w:t>
      </w:r>
      <w:r>
        <w:rPr>
          <w:rFonts w:ascii="宋体" w:hAnsi="宋体" w:eastAsia="宋体" w:cs="宋体"/>
          <w:spacing w:val="6"/>
        </w:rPr>
        <w:t>难——三件事绑在一起判断才行。</w:t>
      </w:r>
      <w:bookmarkStart w:id="23" w:name="_GoBack"/>
      <w:bookmarkEnd w:id="23"/>
    </w:p>
    <w:p w14:paraId="6B581A8B">
      <w:pPr>
        <w:pStyle w:val="3"/>
        <w:spacing w:before="229" w:line="230" w:lineRule="auto"/>
        <w:ind w:left="607"/>
      </w:pPr>
      <w:r>
        <w:rPr>
          <w:rFonts w:ascii="黑体" w:hAnsi="黑体" w:eastAsia="黑体" w:cs="黑体"/>
          <w:spacing w:val="-3"/>
        </w:rPr>
        <w:t>关键词：</w:t>
      </w:r>
      <w:r>
        <w:rPr>
          <w:rFonts w:ascii="宋体" w:hAnsi="宋体" w:eastAsia="宋体" w:cs="宋体"/>
          <w:spacing w:val="-3"/>
        </w:rPr>
        <w:t>迁移学习，参数高效微调，适配器，线性探测，</w:t>
      </w:r>
      <w:r>
        <w:rPr>
          <w:spacing w:val="-3"/>
        </w:rPr>
        <w:t>Vision Transformer</w:t>
      </w:r>
      <w:r>
        <w:rPr>
          <w:rFonts w:ascii="宋体" w:hAnsi="宋体" w:eastAsia="宋体" w:cs="宋体"/>
          <w:spacing w:val="-3"/>
        </w:rPr>
        <w:t>，</w:t>
      </w:r>
      <w:r>
        <w:rPr>
          <w:spacing w:val="-3"/>
        </w:rPr>
        <w:t>ResNe</w:t>
      </w:r>
      <w:r>
        <w:rPr>
          <w:spacing w:val="-4"/>
        </w:rPr>
        <w:t>t-50</w:t>
      </w:r>
    </w:p>
    <w:p w14:paraId="02155202">
      <w:pPr>
        <w:rPr>
          <w:rFonts w:ascii="Times New Roman" w:hAnsi="Times New Roman"/>
          <w:b/>
          <w:bCs/>
          <w:color w:val="auto"/>
          <w:szCs w:val="21"/>
        </w:rPr>
      </w:pPr>
      <w:r>
        <w:t xml:space="preserve"> </w:t>
      </w:r>
      <w:r>
        <w:rPr>
          <w:rFonts w:hint="eastAsia" w:ascii="Times New Roman" w:hAnsi="Times New Roman"/>
          <w:b/>
          <w:bCs/>
          <w:color w:val="auto"/>
          <w:szCs w:val="21"/>
        </w:rPr>
        <w:t>基金项目：</w:t>
      </w:r>
    </w:p>
    <w:p w14:paraId="414A477A">
      <w:pP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1"/>
          <w:szCs w:val="21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1"/>
          <w:szCs w:val="21"/>
          <w:lang w:val="en-US" w:eastAsia="en-US" w:bidi="ar-SA"/>
        </w:rPr>
        <w:t>安徽省职业与成人教育学会重点课题（AZCJ2024024）</w:t>
      </w:r>
    </w:p>
    <w:p w14:paraId="6B726ABE">
      <w:pP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1"/>
          <w:szCs w:val="21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1"/>
          <w:szCs w:val="21"/>
          <w:lang w:val="en-US" w:eastAsia="en-US" w:bidi="ar-SA"/>
        </w:rPr>
        <w:t>“华为·安徽”2025 产学合作创新课题（ZCYJ-01）</w:t>
      </w:r>
    </w:p>
    <w:p w14:paraId="506F2FBA">
      <w:pP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1"/>
          <w:szCs w:val="21"/>
          <w:lang w:val="en-US" w:eastAsia="zh-CN" w:bidi="ar-SA"/>
        </w:rPr>
        <w:t>安徽省人文社科重大项目（2025AHGXSK20044）</w:t>
      </w:r>
    </w:p>
    <w:p w14:paraId="1C2B0318">
      <w:pP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1"/>
          <w:szCs w:val="21"/>
          <w:lang w:val="en-US" w:eastAsia="zh-CN" w:bidi="ar-SA"/>
        </w:rPr>
        <w:t>安徽省质量工程（2025gspcxtd019）</w:t>
      </w:r>
    </w:p>
    <w:p w14:paraId="5C6B1CF4">
      <w:pP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1"/>
          <w:szCs w:val="21"/>
          <w:lang w:val="en-US" w:eastAsia="zh-CN" w:bidi="ar-SA"/>
        </w:rPr>
        <w:t>安徽省质量工程（</w:t>
      </w:r>
      <w:r>
        <w:rPr>
          <w:rFonts w:hint="default" w:ascii="宋体" w:hAnsi="宋体" w:eastAsia="宋体" w:cs="宋体"/>
          <w:snapToGrid w:val="0"/>
          <w:color w:val="000000"/>
          <w:spacing w:val="-3"/>
          <w:kern w:val="0"/>
          <w:sz w:val="21"/>
          <w:szCs w:val="21"/>
          <w:lang w:val="en-US" w:eastAsia="en-US" w:bidi="ar-SA"/>
        </w:rPr>
        <w:t>2025xqjd012</w:t>
      </w: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1"/>
          <w:szCs w:val="21"/>
          <w:lang w:val="en-US" w:eastAsia="zh-CN" w:bidi="ar-SA"/>
        </w:rPr>
        <w:t>）</w:t>
      </w:r>
    </w:p>
    <w:p w14:paraId="17391A4D">
      <w:pP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1"/>
          <w:szCs w:val="21"/>
          <w:lang w:val="en-US" w:eastAsia="zh-CN" w:bidi="ar-SA"/>
        </w:rPr>
        <w:t>安徽省质量工程（2024xdxy002）</w:t>
      </w:r>
    </w:p>
    <w:p w14:paraId="5088ED16">
      <w:pPr>
        <w:rPr>
          <w:rFonts w:hint="default" w:ascii="宋体" w:hAnsi="宋体" w:eastAsia="宋体" w:cs="宋体"/>
          <w:snapToGrid w:val="0"/>
          <w:color w:val="000000"/>
          <w:spacing w:val="-3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1"/>
          <w:szCs w:val="21"/>
          <w:lang w:val="en-US" w:eastAsia="zh-CN" w:bidi="ar-SA"/>
        </w:rPr>
        <w:t>安徽省教学研究项目重点课题（2024jyxm0970）</w:t>
      </w:r>
    </w:p>
    <w:p w14:paraId="49D07359">
      <w:pPr>
        <w:spacing w:line="422" w:lineRule="auto"/>
        <w:rPr>
          <w:rFonts w:ascii="Arial"/>
          <w:sz w:val="21"/>
        </w:rPr>
      </w:pPr>
    </w:p>
    <w:p w14:paraId="05402FE8">
      <w:pPr>
        <w:pStyle w:val="3"/>
        <w:spacing w:before="111" w:line="225" w:lineRule="auto"/>
        <w:ind w:left="3944"/>
        <w:outlineLvl w:val="0"/>
        <w:rPr>
          <w:rFonts w:ascii="黑体" w:hAnsi="黑体" w:eastAsia="黑体" w:cs="黑体"/>
          <w:sz w:val="34"/>
          <w:szCs w:val="34"/>
        </w:rPr>
      </w:pPr>
      <w:r>
        <w:rPr>
          <w:b/>
          <w:bCs/>
          <w:spacing w:val="-8"/>
          <w:sz w:val="34"/>
          <w:szCs w:val="34"/>
        </w:rPr>
        <w:t>1</w:t>
      </w:r>
      <w:r>
        <w:rPr>
          <w:b/>
          <w:bCs/>
          <w:spacing w:val="11"/>
          <w:sz w:val="34"/>
          <w:szCs w:val="34"/>
        </w:rPr>
        <w:t xml:space="preserve"> </w:t>
      </w:r>
      <w:del w:id="90" w:author="刘华明" w:date="2026-10-15T18:09:45Z">
        <w:r>
          <w:rPr>
            <w:b/>
            <w:bCs/>
            <w:spacing w:val="11"/>
            <w:sz w:val="34"/>
            <w:szCs w:val="34"/>
          </w:rPr>
          <w:delText xml:space="preserve"> </w:delText>
        </w:r>
      </w:del>
      <w:del w:id="91" w:author="刘华明" w:date="2026-10-15T18:09:44Z">
        <w:r>
          <w:rPr>
            <w:b/>
            <w:bCs/>
            <w:spacing w:val="11"/>
            <w:sz w:val="34"/>
            <w:szCs w:val="34"/>
          </w:rPr>
          <w:delText xml:space="preserve">  </w:delText>
        </w:r>
      </w:del>
      <w:r>
        <w:rPr>
          <w:rFonts w:ascii="黑体" w:hAnsi="黑体" w:eastAsia="黑体" w:cs="黑体"/>
          <w:spacing w:val="-8"/>
          <w:sz w:val="34"/>
          <w:szCs w:val="34"/>
        </w:rPr>
        <w:t>引言</w:t>
      </w:r>
    </w:p>
    <w:p w14:paraId="06CE5BD6">
      <w:pPr>
        <w:pStyle w:val="3"/>
        <w:spacing w:before="287" w:line="287" w:lineRule="auto"/>
        <w:ind w:firstLine="479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3"/>
          <w:sz w:val="23"/>
          <w:szCs w:val="23"/>
        </w:rPr>
        <w:t>近年来，深度学习技术在计算机视觉领域取得了显著进展，</w:t>
      </w:r>
      <w:r>
        <w:rPr>
          <w:rFonts w:ascii="宋体" w:hAnsi="宋体" w:eastAsia="宋体" w:cs="宋体"/>
          <w:spacing w:val="80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3"/>
          <w:sz w:val="23"/>
          <w:szCs w:val="23"/>
        </w:rPr>
        <w:t>尤其是在图像分类任务</w:t>
      </w:r>
      <w:r>
        <w:rPr>
          <w:rFonts w:ascii="宋体" w:hAnsi="宋体" w:eastAsia="宋体" w:cs="宋体"/>
          <w:spacing w:val="10"/>
          <w:sz w:val="23"/>
          <w:szCs w:val="23"/>
        </w:rPr>
        <w:t xml:space="preserve">中，大规模预训练模型已经成为提升模型性能的重要技术路线 </w:t>
      </w:r>
      <w:r>
        <w:rPr>
          <w:spacing w:val="10"/>
          <w:sz w:val="23"/>
          <w:szCs w:val="23"/>
          <w:vertAlign w:val="superscript"/>
        </w:rPr>
        <w:t>[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HYPERLINK \l "bookmark1" </w:instrText>
      </w:r>
      <w:r>
        <w:rPr>
          <w:vertAlign w:val="superscript"/>
        </w:rPr>
        <w:fldChar w:fldCharType="separate"/>
      </w:r>
      <w:r>
        <w:rPr>
          <w:spacing w:val="10"/>
          <w:sz w:val="23"/>
          <w:szCs w:val="23"/>
          <w:vertAlign w:val="superscript"/>
        </w:rPr>
        <w:t>1</w:t>
      </w:r>
      <w:r>
        <w:rPr>
          <w:spacing w:val="10"/>
          <w:sz w:val="23"/>
          <w:szCs w:val="23"/>
          <w:vertAlign w:val="superscript"/>
        </w:rPr>
        <w:fldChar w:fldCharType="end"/>
      </w:r>
      <w:r>
        <w:rPr>
          <w:spacing w:val="10"/>
          <w:sz w:val="23"/>
          <w:szCs w:val="23"/>
          <w:vertAlign w:val="superscript"/>
        </w:rPr>
        <w:t>]</w:t>
      </w:r>
      <w:r>
        <w:rPr>
          <w:rFonts w:ascii="宋体" w:hAnsi="宋体" w:eastAsia="宋体" w:cs="宋体"/>
          <w:spacing w:val="10"/>
          <w:sz w:val="23"/>
          <w:szCs w:val="23"/>
        </w:rPr>
        <w:t>。迁移学习作为一种</w:t>
      </w:r>
      <w:r>
        <w:rPr>
          <w:rFonts w:ascii="宋体" w:hAnsi="宋体" w:eastAsia="宋体" w:cs="宋体"/>
          <w:spacing w:val="4"/>
          <w:sz w:val="23"/>
          <w:szCs w:val="23"/>
        </w:rPr>
        <w:t>利用已有知识解决新问题的机器学习范式，其核心思想是将源域中学习到的知识迁移到</w:t>
      </w:r>
      <w:r>
        <w:rPr>
          <w:rFonts w:ascii="宋体" w:hAnsi="宋体" w:eastAsia="宋体" w:cs="宋体"/>
          <w:spacing w:val="2"/>
          <w:sz w:val="23"/>
          <w:szCs w:val="23"/>
        </w:rPr>
        <w:t>目标域，从而提升目标域任务的学习性能</w:t>
      </w:r>
      <w:r>
        <w:rPr>
          <w:rFonts w:hint="eastAsia" w:ascii="宋体" w:hAnsi="宋体" w:eastAsia="宋体" w:cs="宋体"/>
          <w:spacing w:val="2"/>
          <w:sz w:val="23"/>
          <w:szCs w:val="23"/>
          <w:lang w:eastAsia="zh-CN"/>
        </w:rPr>
        <w:t>，</w:t>
      </w:r>
      <w:r>
        <w:rPr>
          <w:sz w:val="23"/>
          <w:szCs w:val="23"/>
        </w:rPr>
        <w:t>Pan</w:t>
      </w:r>
      <w:r>
        <w:rPr>
          <w:spacing w:val="31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"/>
          <w:sz w:val="23"/>
          <w:szCs w:val="23"/>
        </w:rPr>
        <w:t>等人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"/>
          <w:sz w:val="23"/>
          <w:szCs w:val="23"/>
        </w:rPr>
        <w:t>给出了迁移学习的形式化定义：</w:t>
      </w:r>
      <w:r>
        <w:rPr>
          <w:rFonts w:ascii="宋体" w:hAnsi="宋体" w:eastAsia="宋体" w:cs="宋体"/>
          <w:spacing w:val="6"/>
          <w:sz w:val="23"/>
          <w:szCs w:val="23"/>
        </w:rPr>
        <w:t>给定源域</w:t>
      </w:r>
      <w:r>
        <w:rPr>
          <w:rFonts w:ascii="宋体" w:hAnsi="宋体" w:eastAsia="宋体" w:cs="宋体"/>
          <w:spacing w:val="-34"/>
          <w:sz w:val="23"/>
          <w:szCs w:val="23"/>
        </w:rPr>
        <w:t xml:space="preserve"> </w:t>
      </w:r>
      <w:r>
        <w:rPr>
          <w:i/>
          <w:iCs/>
          <w:sz w:val="23"/>
          <w:szCs w:val="23"/>
        </w:rPr>
        <w:t>D</w:t>
      </w:r>
      <w:r>
        <w:rPr>
          <w:i/>
          <w:iCs/>
          <w:position w:val="-3"/>
          <w:sz w:val="15"/>
          <w:szCs w:val="15"/>
        </w:rPr>
        <w:t>s</w:t>
      </w:r>
      <w:r>
        <w:rPr>
          <w:i/>
          <w:iCs/>
          <w:spacing w:val="11"/>
          <w:position w:val="-3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6"/>
          <w:sz w:val="23"/>
          <w:szCs w:val="23"/>
        </w:rPr>
        <w:t>和源任务</w:t>
      </w:r>
      <w:r>
        <w:rPr>
          <w:rFonts w:ascii="宋体" w:hAnsi="宋体" w:eastAsia="宋体" w:cs="宋体"/>
          <w:spacing w:val="-30"/>
          <w:sz w:val="23"/>
          <w:szCs w:val="23"/>
        </w:rPr>
        <w:t xml:space="preserve"> </w:t>
      </w:r>
      <w:r>
        <w:rPr>
          <w:i/>
          <w:iCs/>
          <w:sz w:val="23"/>
          <w:szCs w:val="23"/>
        </w:rPr>
        <w:t>T</w:t>
      </w:r>
      <w:r>
        <w:rPr>
          <w:i/>
          <w:iCs/>
          <w:position w:val="-3"/>
          <w:sz w:val="15"/>
          <w:szCs w:val="15"/>
        </w:rPr>
        <w:t>s</w:t>
      </w:r>
      <w:r>
        <w:rPr>
          <w:i/>
          <w:iCs/>
          <w:spacing w:val="6"/>
          <w:position w:val="-3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23"/>
          <w:szCs w:val="23"/>
        </w:rPr>
        <w:t>，</w:t>
      </w:r>
      <w:r>
        <w:rPr>
          <w:rFonts w:ascii="宋体" w:hAnsi="宋体" w:eastAsia="宋体" w:cs="宋体"/>
          <w:spacing w:val="-6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6"/>
          <w:sz w:val="23"/>
          <w:szCs w:val="23"/>
        </w:rPr>
        <w:t>目标域</w:t>
      </w:r>
      <w:r>
        <w:rPr>
          <w:rFonts w:ascii="宋体" w:hAnsi="宋体" w:eastAsia="宋体" w:cs="宋体"/>
          <w:spacing w:val="-34"/>
          <w:sz w:val="23"/>
          <w:szCs w:val="23"/>
        </w:rPr>
        <w:t xml:space="preserve"> </w:t>
      </w:r>
      <w:r>
        <w:rPr>
          <w:i/>
          <w:iCs/>
          <w:sz w:val="23"/>
          <w:szCs w:val="23"/>
        </w:rPr>
        <w:t>D</w:t>
      </w:r>
      <w:r>
        <w:rPr>
          <w:i/>
          <w:iCs/>
          <w:position w:val="-3"/>
          <w:sz w:val="15"/>
          <w:szCs w:val="15"/>
        </w:rPr>
        <w:t>t</w:t>
      </w:r>
      <w:r>
        <w:rPr>
          <w:i/>
          <w:iCs/>
          <w:spacing w:val="11"/>
          <w:position w:val="-3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6"/>
          <w:sz w:val="23"/>
          <w:szCs w:val="23"/>
        </w:rPr>
        <w:t>和目标任务</w:t>
      </w:r>
      <w:r>
        <w:rPr>
          <w:rFonts w:ascii="宋体" w:hAnsi="宋体" w:eastAsia="宋体" w:cs="宋体"/>
          <w:spacing w:val="-30"/>
          <w:sz w:val="23"/>
          <w:szCs w:val="23"/>
        </w:rPr>
        <w:t xml:space="preserve"> </w:t>
      </w:r>
      <w:r>
        <w:rPr>
          <w:i/>
          <w:iCs/>
          <w:sz w:val="23"/>
          <w:szCs w:val="23"/>
        </w:rPr>
        <w:t>T</w:t>
      </w:r>
      <w:r>
        <w:rPr>
          <w:i/>
          <w:iCs/>
          <w:position w:val="-3"/>
          <w:sz w:val="15"/>
          <w:szCs w:val="15"/>
        </w:rPr>
        <w:t>t</w:t>
      </w:r>
      <w:r>
        <w:rPr>
          <w:i/>
          <w:iCs/>
          <w:spacing w:val="-7"/>
          <w:position w:val="-3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  <w:sz w:val="23"/>
          <w:szCs w:val="23"/>
        </w:rPr>
        <w:t>，迁移学习旨在利用</w:t>
      </w:r>
      <w:r>
        <w:rPr>
          <w:rFonts w:ascii="宋体" w:hAnsi="宋体" w:eastAsia="宋体" w:cs="宋体"/>
          <w:spacing w:val="-34"/>
          <w:sz w:val="23"/>
          <w:szCs w:val="23"/>
        </w:rPr>
        <w:t xml:space="preserve"> </w:t>
      </w:r>
      <w:r>
        <w:rPr>
          <w:i/>
          <w:iCs/>
          <w:sz w:val="23"/>
          <w:szCs w:val="23"/>
        </w:rPr>
        <w:t>D</w:t>
      </w:r>
      <w:r>
        <w:rPr>
          <w:i/>
          <w:iCs/>
          <w:position w:val="-3"/>
          <w:sz w:val="15"/>
          <w:szCs w:val="15"/>
        </w:rPr>
        <w:t>s</w:t>
      </w:r>
      <w:r>
        <w:rPr>
          <w:i/>
          <w:iCs/>
          <w:spacing w:val="11"/>
          <w:w w:val="101"/>
          <w:position w:val="-3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6"/>
          <w:sz w:val="23"/>
          <w:szCs w:val="23"/>
        </w:rPr>
        <w:t>和</w:t>
      </w:r>
      <w:r>
        <w:rPr>
          <w:rFonts w:ascii="宋体" w:hAnsi="宋体" w:eastAsia="宋体" w:cs="宋体"/>
          <w:spacing w:val="-31"/>
          <w:sz w:val="23"/>
          <w:szCs w:val="23"/>
        </w:rPr>
        <w:t xml:space="preserve"> </w:t>
      </w:r>
      <w:r>
        <w:rPr>
          <w:i/>
          <w:iCs/>
          <w:sz w:val="23"/>
          <w:szCs w:val="23"/>
        </w:rPr>
        <w:t>T</w:t>
      </w:r>
      <w:r>
        <w:rPr>
          <w:i/>
          <w:iCs/>
          <w:position w:val="-3"/>
          <w:sz w:val="15"/>
          <w:szCs w:val="15"/>
        </w:rPr>
        <w:t>s</w:t>
      </w:r>
      <w:r>
        <w:rPr>
          <w:i/>
          <w:iCs/>
          <w:spacing w:val="6"/>
          <w:position w:val="-3"/>
          <w:sz w:val="15"/>
          <w:szCs w:val="15"/>
        </w:rPr>
        <w:t xml:space="preserve">   </w:t>
      </w:r>
      <w:r>
        <w:rPr>
          <w:rFonts w:ascii="宋体" w:hAnsi="宋体" w:eastAsia="宋体" w:cs="宋体"/>
          <w:spacing w:val="6"/>
          <w:sz w:val="23"/>
          <w:szCs w:val="23"/>
        </w:rPr>
        <w:t>中</w:t>
      </w:r>
      <w:r>
        <w:rPr>
          <w:rFonts w:ascii="宋体" w:hAnsi="宋体" w:eastAsia="宋体" w:cs="宋体"/>
          <w:spacing w:val="9"/>
          <w:sz w:val="23"/>
          <w:szCs w:val="23"/>
        </w:rPr>
        <w:t>的知识来改善</w:t>
      </w:r>
      <w:r>
        <w:rPr>
          <w:rFonts w:ascii="宋体" w:hAnsi="宋体" w:eastAsia="宋体" w:cs="宋体"/>
          <w:spacing w:val="-28"/>
          <w:sz w:val="23"/>
          <w:szCs w:val="23"/>
        </w:rPr>
        <w:t xml:space="preserve"> </w:t>
      </w:r>
      <w:r>
        <w:rPr>
          <w:i/>
          <w:iCs/>
          <w:sz w:val="23"/>
          <w:szCs w:val="23"/>
        </w:rPr>
        <w:t>D</w:t>
      </w:r>
      <w:r>
        <w:rPr>
          <w:i/>
          <w:iCs/>
          <w:position w:val="-3"/>
          <w:sz w:val="15"/>
          <w:szCs w:val="15"/>
        </w:rPr>
        <w:t>t</w:t>
      </w:r>
      <w:r>
        <w:rPr>
          <w:i/>
          <w:iCs/>
          <w:spacing w:val="9"/>
          <w:position w:val="-3"/>
          <w:sz w:val="15"/>
          <w:szCs w:val="15"/>
        </w:rPr>
        <w:t xml:space="preserve">   </w:t>
      </w:r>
      <w:r>
        <w:rPr>
          <w:rFonts w:ascii="宋体" w:hAnsi="宋体" w:eastAsia="宋体" w:cs="宋体"/>
          <w:spacing w:val="9"/>
          <w:sz w:val="23"/>
          <w:szCs w:val="23"/>
        </w:rPr>
        <w:t>中目标预测函数</w:t>
      </w:r>
      <w:r>
        <w:rPr>
          <w:rFonts w:ascii="宋体" w:hAnsi="宋体" w:eastAsia="宋体" w:cs="宋体"/>
          <w:spacing w:val="-20"/>
          <w:sz w:val="23"/>
          <w:szCs w:val="23"/>
        </w:rPr>
        <w:t xml:space="preserve"> </w:t>
      </w:r>
      <w:r>
        <w:rPr>
          <w:i/>
          <w:iCs/>
          <w:sz w:val="23"/>
          <w:szCs w:val="23"/>
        </w:rPr>
        <w:t>f</w:t>
      </w:r>
      <w:r>
        <w:rPr>
          <w:i/>
          <w:iCs/>
          <w:position w:val="-3"/>
          <w:sz w:val="15"/>
          <w:szCs w:val="15"/>
        </w:rPr>
        <w:t>t</w:t>
      </w:r>
      <w:r>
        <w:rPr>
          <w:i/>
          <w:iCs/>
          <w:spacing w:val="9"/>
          <w:position w:val="-3"/>
          <w:sz w:val="15"/>
          <w:szCs w:val="15"/>
        </w:rPr>
        <w:t xml:space="preserve"> </w:t>
      </w:r>
      <w:r>
        <w:rPr>
          <w:spacing w:val="9"/>
          <w:sz w:val="23"/>
          <w:szCs w:val="23"/>
        </w:rPr>
        <w:t>(</w:t>
      </w:r>
      <w:r>
        <w:rPr>
          <w:i/>
          <w:iCs/>
          <w:spacing w:val="9"/>
          <w:sz w:val="23"/>
          <w:szCs w:val="23"/>
        </w:rPr>
        <w:t>·</w:t>
      </w:r>
      <w:r>
        <w:rPr>
          <w:spacing w:val="9"/>
          <w:sz w:val="23"/>
          <w:szCs w:val="23"/>
        </w:rPr>
        <w:t>)</w:t>
      </w:r>
      <w:r>
        <w:rPr>
          <w:spacing w:val="5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9"/>
          <w:sz w:val="23"/>
          <w:szCs w:val="23"/>
        </w:rPr>
        <w:t>的学习，其中</w:t>
      </w:r>
      <w:r>
        <w:rPr>
          <w:rFonts w:ascii="宋体" w:hAnsi="宋体" w:eastAsia="宋体" w:cs="宋体"/>
          <w:spacing w:val="-28"/>
          <w:sz w:val="23"/>
          <w:szCs w:val="23"/>
        </w:rPr>
        <w:t xml:space="preserve"> </w:t>
      </w:r>
      <w:r>
        <w:rPr>
          <w:i/>
          <w:iCs/>
          <w:sz w:val="23"/>
          <w:szCs w:val="23"/>
        </w:rPr>
        <w:t>D</w:t>
      </w:r>
      <w:r>
        <w:rPr>
          <w:i/>
          <w:iCs/>
          <w:position w:val="-3"/>
          <w:sz w:val="15"/>
          <w:szCs w:val="15"/>
        </w:rPr>
        <w:t>s</w:t>
      </w:r>
      <w:r>
        <w:rPr>
          <w:i/>
          <w:iCs/>
          <w:spacing w:val="9"/>
          <w:position w:val="-3"/>
          <w:sz w:val="15"/>
          <w:szCs w:val="15"/>
        </w:rPr>
        <w:t xml:space="preserve">  </w:t>
      </w:r>
      <w:r>
        <w:rPr>
          <w:position w:val="-4"/>
          <w:sz w:val="15"/>
          <w:szCs w:val="15"/>
        </w:rPr>
        <w:drawing>
          <wp:inline distT="0" distB="0" distL="0" distR="0">
            <wp:extent cx="107315" cy="15176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7344" cy="15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pacing w:val="2"/>
          <w:position w:val="-3"/>
          <w:sz w:val="15"/>
          <w:szCs w:val="15"/>
        </w:rPr>
        <w:t xml:space="preserve">  </w:t>
      </w:r>
      <w:r>
        <w:rPr>
          <w:i/>
          <w:iCs/>
          <w:sz w:val="23"/>
          <w:szCs w:val="23"/>
        </w:rPr>
        <w:t>D</w:t>
      </w:r>
      <w:r>
        <w:rPr>
          <w:i/>
          <w:iCs/>
          <w:position w:val="-3"/>
          <w:sz w:val="15"/>
          <w:szCs w:val="15"/>
        </w:rPr>
        <w:t>t</w:t>
      </w:r>
      <w:r>
        <w:rPr>
          <w:i/>
          <w:iCs/>
          <w:spacing w:val="9"/>
          <w:position w:val="-3"/>
          <w:sz w:val="15"/>
          <w:szCs w:val="15"/>
        </w:rPr>
        <w:t xml:space="preserve">   </w:t>
      </w:r>
      <w:r>
        <w:rPr>
          <w:rFonts w:ascii="宋体" w:hAnsi="宋体" w:eastAsia="宋体" w:cs="宋体"/>
          <w:spacing w:val="9"/>
          <w:sz w:val="23"/>
          <w:szCs w:val="23"/>
        </w:rPr>
        <w:t>或</w:t>
      </w:r>
      <w:r>
        <w:rPr>
          <w:rFonts w:ascii="宋体" w:hAnsi="宋体" w:eastAsia="宋体" w:cs="宋体"/>
          <w:spacing w:val="-24"/>
          <w:sz w:val="23"/>
          <w:szCs w:val="23"/>
        </w:rPr>
        <w:t xml:space="preserve"> </w:t>
      </w:r>
      <w:r>
        <w:rPr>
          <w:i/>
          <w:iCs/>
          <w:sz w:val="23"/>
          <w:szCs w:val="23"/>
        </w:rPr>
        <w:t>T</w:t>
      </w:r>
      <w:r>
        <w:rPr>
          <w:i/>
          <w:iCs/>
          <w:position w:val="-3"/>
          <w:sz w:val="15"/>
          <w:szCs w:val="15"/>
        </w:rPr>
        <w:t>s</w:t>
      </w:r>
      <w:r>
        <w:rPr>
          <w:i/>
          <w:iCs/>
          <w:spacing w:val="9"/>
          <w:position w:val="-3"/>
          <w:sz w:val="15"/>
          <w:szCs w:val="15"/>
        </w:rPr>
        <w:t xml:space="preserve">  </w:t>
      </w:r>
      <w:r>
        <w:rPr>
          <w:position w:val="-4"/>
          <w:sz w:val="15"/>
          <w:szCs w:val="15"/>
        </w:rPr>
        <w:drawing>
          <wp:inline distT="0" distB="0" distL="0" distR="0">
            <wp:extent cx="107315" cy="15176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7344" cy="15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pacing w:val="3"/>
          <w:position w:val="-3"/>
          <w:sz w:val="15"/>
          <w:szCs w:val="15"/>
        </w:rPr>
        <w:t xml:space="preserve">  </w:t>
      </w:r>
      <w:r>
        <w:rPr>
          <w:i/>
          <w:iCs/>
          <w:sz w:val="23"/>
          <w:szCs w:val="23"/>
        </w:rPr>
        <w:t>T</w:t>
      </w:r>
      <w:r>
        <w:rPr>
          <w:i/>
          <w:iCs/>
          <w:position w:val="-3"/>
          <w:sz w:val="15"/>
          <w:szCs w:val="15"/>
        </w:rPr>
        <w:t>t</w:t>
      </w:r>
      <w:r>
        <w:rPr>
          <w:i/>
          <w:iCs/>
          <w:spacing w:val="9"/>
          <w:position w:val="-3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9"/>
          <w:sz w:val="23"/>
          <w:szCs w:val="23"/>
        </w:rPr>
        <w:t>。</w:t>
      </w:r>
      <w:r>
        <w:rPr>
          <w:rFonts w:ascii="宋体" w:hAnsi="宋体" w:eastAsia="宋体" w:cs="宋体"/>
          <w:spacing w:val="-87"/>
          <w:sz w:val="23"/>
          <w:szCs w:val="23"/>
        </w:rPr>
        <w:t xml:space="preserve"> </w:t>
      </w:r>
      <w:r>
        <w:rPr>
          <w:spacing w:val="9"/>
          <w:sz w:val="23"/>
          <w:szCs w:val="23"/>
        </w:rPr>
        <w:t>”</w:t>
      </w:r>
      <w:r>
        <w:rPr>
          <w:spacing w:val="27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9"/>
          <w:sz w:val="23"/>
          <w:szCs w:val="23"/>
        </w:rPr>
        <w:t>在</w:t>
      </w:r>
      <w:r>
        <w:rPr>
          <w:rFonts w:ascii="宋体" w:hAnsi="宋体" w:eastAsia="宋体" w:cs="宋体"/>
          <w:spacing w:val="8"/>
          <w:sz w:val="23"/>
          <w:szCs w:val="23"/>
        </w:rPr>
        <w:t>计算机</w:t>
      </w:r>
      <w:r>
        <w:rPr>
          <w:rFonts w:ascii="宋体" w:hAnsi="宋体" w:eastAsia="宋体" w:cs="宋体"/>
          <w:spacing w:val="7"/>
          <w:sz w:val="23"/>
          <w:szCs w:val="23"/>
        </w:rPr>
        <w:t>视觉领域，迁移学习的典型做法是利用在</w:t>
      </w:r>
      <w:r>
        <w:rPr>
          <w:rFonts w:ascii="宋体" w:hAnsi="宋体" w:eastAsia="宋体" w:cs="宋体"/>
          <w:spacing w:val="-34"/>
          <w:sz w:val="23"/>
          <w:szCs w:val="23"/>
        </w:rPr>
        <w:t xml:space="preserve"> </w:t>
      </w:r>
      <w:r>
        <w:rPr>
          <w:sz w:val="23"/>
          <w:szCs w:val="23"/>
        </w:rPr>
        <w:t>ImageNet</w:t>
      </w:r>
      <w:r>
        <w:rPr>
          <w:spacing w:val="10"/>
          <w:sz w:val="23"/>
          <w:szCs w:val="23"/>
          <w:vertAlign w:val="superscript"/>
        </w:rPr>
        <w:t>[</w:t>
      </w:r>
      <w:r>
        <w:rPr>
          <w:spacing w:val="10"/>
          <w:sz w:val="23"/>
          <w:szCs w:val="23"/>
          <w:vertAlign w:val="superscript"/>
        </w:rPr>
        <w:fldChar w:fldCharType="begin"/>
      </w:r>
      <w:r>
        <w:rPr>
          <w:spacing w:val="10"/>
          <w:sz w:val="23"/>
          <w:szCs w:val="23"/>
          <w:vertAlign w:val="superscript"/>
        </w:rPr>
        <w:instrText xml:space="preserve"> HYPERLINK \l "bookmark2" </w:instrText>
      </w:r>
      <w:r>
        <w:rPr>
          <w:spacing w:val="10"/>
          <w:sz w:val="23"/>
          <w:szCs w:val="23"/>
          <w:vertAlign w:val="superscript"/>
        </w:rPr>
        <w:fldChar w:fldCharType="separate"/>
      </w:r>
      <w:r>
        <w:rPr>
          <w:spacing w:val="10"/>
          <w:sz w:val="23"/>
          <w:szCs w:val="23"/>
          <w:vertAlign w:val="superscript"/>
        </w:rPr>
        <w:t>2</w:t>
      </w:r>
      <w:r>
        <w:rPr>
          <w:spacing w:val="10"/>
          <w:sz w:val="23"/>
          <w:szCs w:val="23"/>
          <w:vertAlign w:val="superscript"/>
        </w:rPr>
        <w:fldChar w:fldCharType="end"/>
      </w:r>
      <w:r>
        <w:rPr>
          <w:spacing w:val="10"/>
          <w:sz w:val="23"/>
          <w:szCs w:val="23"/>
          <w:vertAlign w:val="superscript"/>
        </w:rPr>
        <w:t xml:space="preserve">] </w:t>
      </w:r>
      <w:r>
        <w:rPr>
          <w:rFonts w:ascii="宋体" w:hAnsi="宋体" w:eastAsia="宋体" w:cs="宋体"/>
          <w:spacing w:val="7"/>
          <w:sz w:val="23"/>
          <w:szCs w:val="23"/>
        </w:rPr>
        <w:t>等大规模数据集上预训</w:t>
      </w:r>
      <w:r>
        <w:rPr>
          <w:rFonts w:ascii="宋体" w:hAnsi="宋体" w:eastAsia="宋体" w:cs="宋体"/>
          <w:spacing w:val="6"/>
          <w:sz w:val="23"/>
          <w:szCs w:val="23"/>
        </w:rPr>
        <w:t>练的模型，</w:t>
      </w:r>
      <w:r>
        <w:rPr>
          <w:rFonts w:ascii="宋体" w:hAnsi="宋体" w:eastAsia="宋体" w:cs="宋体"/>
          <w:spacing w:val="4"/>
          <w:sz w:val="23"/>
          <w:szCs w:val="23"/>
        </w:rPr>
        <w:t>将其特征提取能力迁移至下游任务。然而，</w:t>
      </w:r>
      <w:r>
        <w:rPr>
          <w:rFonts w:ascii="宋体" w:hAnsi="宋体" w:eastAsia="宋体" w:cs="宋体"/>
          <w:spacing w:val="5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4"/>
          <w:sz w:val="23"/>
          <w:szCs w:val="23"/>
        </w:rPr>
        <w:t>深度神经网络的发展高度依赖大量</w:t>
      </w:r>
      <w:r>
        <w:rPr>
          <w:rFonts w:ascii="宋体" w:hAnsi="宋体" w:eastAsia="宋体" w:cs="宋体"/>
          <w:spacing w:val="3"/>
          <w:sz w:val="23"/>
          <w:szCs w:val="23"/>
        </w:rPr>
        <w:t>标注数据</w:t>
      </w:r>
      <w:r>
        <w:rPr>
          <w:rFonts w:ascii="宋体" w:hAnsi="宋体" w:eastAsia="宋体" w:cs="宋体"/>
          <w:spacing w:val="5"/>
          <w:sz w:val="23"/>
          <w:szCs w:val="23"/>
        </w:rPr>
        <w:t>和计算资源，</w:t>
      </w:r>
      <w:r>
        <w:rPr>
          <w:rFonts w:ascii="宋体" w:hAnsi="宋体" w:eastAsia="宋体" w:cs="宋体"/>
          <w:spacing w:val="-6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5"/>
          <w:sz w:val="23"/>
          <w:szCs w:val="23"/>
        </w:rPr>
        <w:t>在实际应用场景中，</w:t>
      </w:r>
      <w:r>
        <w:rPr>
          <w:rFonts w:ascii="宋体" w:hAnsi="宋体" w:eastAsia="宋体" w:cs="宋体"/>
          <w:spacing w:val="-33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5"/>
          <w:sz w:val="23"/>
          <w:szCs w:val="23"/>
        </w:rPr>
        <w:t>受限于数据获取成本、计算设备能力以及模型部署需</w:t>
      </w:r>
      <w:r>
        <w:rPr>
          <w:rFonts w:ascii="宋体" w:hAnsi="宋体" w:eastAsia="宋体" w:cs="宋体"/>
          <w:spacing w:val="8"/>
          <w:sz w:val="23"/>
          <w:szCs w:val="23"/>
        </w:rPr>
        <w:t>求，直接训练或部署大规模模型仍面临较大挑战。当前主流迁移学习方法通常采用全量</w:t>
      </w:r>
      <w:r>
        <w:rPr>
          <w:rFonts w:ascii="宋体" w:hAnsi="宋体" w:eastAsia="宋体" w:cs="宋体"/>
          <w:spacing w:val="9"/>
          <w:sz w:val="23"/>
          <w:szCs w:val="23"/>
        </w:rPr>
        <w:t>微调（</w:t>
      </w:r>
      <w:r>
        <w:rPr>
          <w:sz w:val="23"/>
          <w:szCs w:val="23"/>
        </w:rPr>
        <w:t>Full</w:t>
      </w:r>
      <w:r>
        <w:rPr>
          <w:spacing w:val="30"/>
          <w:sz w:val="23"/>
          <w:szCs w:val="23"/>
        </w:rPr>
        <w:t xml:space="preserve"> </w:t>
      </w:r>
      <w:r>
        <w:rPr>
          <w:sz w:val="23"/>
          <w:szCs w:val="23"/>
        </w:rPr>
        <w:t>Fine</w:t>
      </w:r>
      <w:r>
        <w:rPr>
          <w:spacing w:val="9"/>
          <w:sz w:val="23"/>
          <w:szCs w:val="23"/>
        </w:rPr>
        <w:t>-</w:t>
      </w:r>
      <w:r>
        <w:rPr>
          <w:sz w:val="23"/>
          <w:szCs w:val="23"/>
        </w:rPr>
        <w:t>tuning</w:t>
      </w:r>
      <w:r>
        <w:rPr>
          <w:rFonts w:ascii="宋体" w:hAnsi="宋体" w:eastAsia="宋体" w:cs="宋体"/>
          <w:spacing w:val="9"/>
          <w:sz w:val="23"/>
          <w:szCs w:val="23"/>
        </w:rPr>
        <w:t>）策略，即利用预训练模型初始化目标任</w:t>
      </w:r>
      <w:r>
        <w:rPr>
          <w:rFonts w:ascii="宋体" w:hAnsi="宋体" w:eastAsia="宋体" w:cs="宋体"/>
          <w:spacing w:val="8"/>
          <w:sz w:val="23"/>
          <w:szCs w:val="23"/>
        </w:rPr>
        <w:t>务， 并更新网络中的全</w:t>
      </w:r>
      <w:r>
        <w:rPr>
          <w:rFonts w:ascii="宋体" w:hAnsi="宋体" w:eastAsia="宋体" w:cs="宋体"/>
          <w:spacing w:val="-1"/>
          <w:sz w:val="23"/>
          <w:szCs w:val="23"/>
        </w:rPr>
        <w:t>部参数。该方法能够充分调整模型特征表示，</w:t>
      </w:r>
      <w:r>
        <w:rPr>
          <w:rFonts w:ascii="宋体" w:hAnsi="宋体" w:eastAsia="宋体" w:cs="宋体"/>
          <w:spacing w:val="67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"/>
          <w:sz w:val="23"/>
          <w:szCs w:val="23"/>
        </w:rPr>
        <w:t>通常具有较高的任务适应能力。然而</w:t>
      </w:r>
      <w:r>
        <w:rPr>
          <w:rFonts w:hint="eastAsia" w:ascii="宋体" w:hAnsi="宋体" w:eastAsia="宋体" w:cs="宋体"/>
          <w:spacing w:val="-1"/>
          <w:sz w:val="23"/>
          <w:szCs w:val="23"/>
          <w:lang w:eastAsia="zh-CN"/>
        </w:rPr>
        <w:t>，</w:t>
      </w:r>
      <w:r>
        <w:rPr>
          <w:rFonts w:ascii="宋体" w:hAnsi="宋体" w:eastAsia="宋体" w:cs="宋体"/>
          <w:spacing w:val="-1"/>
          <w:sz w:val="23"/>
          <w:szCs w:val="23"/>
        </w:rPr>
        <w:t>当</w:t>
      </w:r>
      <w:r>
        <w:rPr>
          <w:rFonts w:ascii="宋体" w:hAnsi="宋体" w:eastAsia="宋体" w:cs="宋体"/>
          <w:spacing w:val="1"/>
          <w:sz w:val="23"/>
          <w:szCs w:val="23"/>
        </w:rPr>
        <w:t>预训练模型规模不断扩大时， 全量微调需要为不</w:t>
      </w:r>
      <w:r>
        <w:rPr>
          <w:rFonts w:ascii="宋体" w:hAnsi="宋体" w:eastAsia="宋体" w:cs="宋体"/>
          <w:sz w:val="23"/>
          <w:szCs w:val="23"/>
        </w:rPr>
        <w:t>同任务保存完整模型参数，</w:t>
      </w:r>
      <w:r>
        <w:rPr>
          <w:rFonts w:ascii="宋体" w:hAnsi="宋体" w:eastAsia="宋体" w:cs="宋体"/>
          <w:spacing w:val="66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</w:rPr>
        <w:t>导致存储成</w:t>
      </w:r>
      <w:r>
        <w:rPr>
          <w:rFonts w:ascii="宋体" w:hAnsi="宋体" w:eastAsia="宋体" w:cs="宋体"/>
          <w:spacing w:val="4"/>
          <w:sz w:val="23"/>
          <w:szCs w:val="23"/>
        </w:rPr>
        <w:t>本、训练时间以及计算资源需求显著增加。与全量微调不同，</w:t>
      </w:r>
      <w:r>
        <w:rPr>
          <w:rFonts w:ascii="宋体" w:hAnsi="宋体" w:eastAsia="宋体" w:cs="宋体"/>
          <w:spacing w:val="63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4"/>
          <w:sz w:val="23"/>
          <w:szCs w:val="23"/>
        </w:rPr>
        <w:t>从头训练（</w:t>
      </w:r>
      <w:r>
        <w:rPr>
          <w:sz w:val="23"/>
          <w:szCs w:val="23"/>
        </w:rPr>
        <w:t>From</w:t>
      </w:r>
      <w:r>
        <w:rPr>
          <w:spacing w:val="31"/>
          <w:sz w:val="23"/>
          <w:szCs w:val="23"/>
        </w:rPr>
        <w:t xml:space="preserve"> </w:t>
      </w:r>
      <w:r>
        <w:rPr>
          <w:sz w:val="23"/>
          <w:szCs w:val="23"/>
        </w:rPr>
        <w:t>Scratch</w:t>
      </w:r>
      <w:r>
        <w:rPr>
          <w:rFonts w:ascii="宋体" w:hAnsi="宋体" w:eastAsia="宋体" w:cs="宋体"/>
          <w:spacing w:val="4"/>
          <w:sz w:val="23"/>
          <w:szCs w:val="23"/>
        </w:rPr>
        <w:t>）</w:t>
      </w:r>
      <w:r>
        <w:rPr>
          <w:rFonts w:ascii="宋体" w:hAnsi="宋体" w:eastAsia="宋体" w:cs="宋体"/>
          <w:spacing w:val="5"/>
          <w:sz w:val="23"/>
          <w:szCs w:val="23"/>
        </w:rPr>
        <w:t>方法不依赖任何预训练权重， 而是完全利用目标数据学习模型参数。虽然该方法避免了</w:t>
      </w:r>
      <w:r>
        <w:rPr>
          <w:rFonts w:ascii="宋体" w:hAnsi="宋体" w:eastAsia="宋体" w:cs="宋体"/>
          <w:spacing w:val="4"/>
          <w:sz w:val="23"/>
          <w:szCs w:val="23"/>
        </w:rPr>
        <w:t>源域知识与目标域之间可能存在的分布差异问题，</w:t>
      </w:r>
      <w:r>
        <w:rPr>
          <w:rFonts w:ascii="宋体" w:hAnsi="宋体" w:eastAsia="宋体" w:cs="宋体"/>
          <w:spacing w:val="5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4"/>
          <w:sz w:val="23"/>
          <w:szCs w:val="23"/>
        </w:rPr>
        <w:t>但在目标数据规模有限时容易出现过</w:t>
      </w:r>
      <w:r>
        <w:rPr>
          <w:rFonts w:ascii="宋体" w:hAnsi="宋体" w:eastAsia="宋体" w:cs="宋体"/>
          <w:spacing w:val="6"/>
          <w:sz w:val="23"/>
          <w:szCs w:val="23"/>
        </w:rPr>
        <w:t>拟合，同时需要大量计算资源完成模型训练。</w:t>
      </w:r>
    </w:p>
    <w:p w14:paraId="2C956248">
      <w:pPr>
        <w:pStyle w:val="3"/>
        <w:spacing w:before="1" w:line="286" w:lineRule="auto"/>
        <w:ind w:left="2" w:firstLine="480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4"/>
          <w:sz w:val="23"/>
          <w:szCs w:val="23"/>
        </w:rPr>
        <w:t>为解决上述问题，参数高效迁移学习（</w:t>
      </w:r>
      <w:r>
        <w:rPr>
          <w:sz w:val="23"/>
          <w:szCs w:val="23"/>
        </w:rPr>
        <w:t>Parameter</w:t>
      </w:r>
      <w:r>
        <w:rPr>
          <w:spacing w:val="14"/>
          <w:sz w:val="23"/>
          <w:szCs w:val="23"/>
        </w:rPr>
        <w:t>-Eﬀ</w:t>
      </w:r>
      <w:r>
        <w:rPr>
          <w:sz w:val="23"/>
          <w:szCs w:val="23"/>
        </w:rPr>
        <w:t>icient</w:t>
      </w:r>
      <w:r>
        <w:rPr>
          <w:spacing w:val="14"/>
          <w:sz w:val="23"/>
          <w:szCs w:val="23"/>
        </w:rPr>
        <w:t xml:space="preserve"> </w:t>
      </w:r>
      <w:r>
        <w:rPr>
          <w:sz w:val="23"/>
          <w:szCs w:val="23"/>
        </w:rPr>
        <w:t>Transfer</w:t>
      </w:r>
      <w:r>
        <w:rPr>
          <w:spacing w:val="14"/>
          <w:sz w:val="23"/>
          <w:szCs w:val="23"/>
        </w:rPr>
        <w:t xml:space="preserve"> </w:t>
      </w:r>
      <w:r>
        <w:rPr>
          <w:sz w:val="23"/>
          <w:szCs w:val="23"/>
        </w:rPr>
        <w:t>Learning</w:t>
      </w:r>
      <w:r>
        <w:rPr>
          <w:spacing w:val="14"/>
          <w:sz w:val="23"/>
          <w:szCs w:val="23"/>
        </w:rPr>
        <w:t xml:space="preserve">, </w:t>
      </w:r>
      <w:r>
        <w:rPr>
          <w:sz w:val="23"/>
          <w:szCs w:val="23"/>
        </w:rPr>
        <w:t>PETL</w:t>
      </w:r>
      <w:r>
        <w:rPr>
          <w:rFonts w:ascii="宋体" w:hAnsi="宋体" w:eastAsia="宋体" w:cs="宋体"/>
          <w:spacing w:val="14"/>
          <w:sz w:val="23"/>
          <w:szCs w:val="23"/>
        </w:rPr>
        <w:t>）</w:t>
      </w:r>
      <w:r>
        <w:rPr>
          <w:rFonts w:ascii="宋体" w:hAnsi="宋体" w:eastAsia="宋体" w:cs="宋体"/>
          <w:spacing w:val="1"/>
          <w:sz w:val="23"/>
          <w:szCs w:val="23"/>
        </w:rPr>
        <w:t>逐渐受到关注。该类方法通过冻结预训练模型主体参数，</w:t>
      </w:r>
      <w:del w:id="92" w:author="刘华明" w:date="2026-10-15T16:38:11Z">
        <w:r>
          <w:rPr>
            <w:rFonts w:ascii="宋体" w:hAnsi="宋体" w:eastAsia="宋体" w:cs="宋体"/>
            <w:spacing w:val="60"/>
            <w:sz w:val="23"/>
            <w:szCs w:val="23"/>
          </w:rPr>
          <w:delText xml:space="preserve"> </w:delText>
        </w:r>
      </w:del>
      <w:r>
        <w:rPr>
          <w:rFonts w:ascii="宋体" w:hAnsi="宋体" w:eastAsia="宋体" w:cs="宋体"/>
          <w:spacing w:val="1"/>
          <w:sz w:val="23"/>
          <w:szCs w:val="23"/>
        </w:rPr>
        <w:t>仅更新少</w:t>
      </w:r>
      <w:r>
        <w:rPr>
          <w:rFonts w:ascii="宋体" w:hAnsi="宋体" w:eastAsia="宋体" w:cs="宋体"/>
          <w:sz w:val="23"/>
          <w:szCs w:val="23"/>
        </w:rPr>
        <w:t>量任务相关参数， 实</w:t>
      </w:r>
      <w:r>
        <w:rPr>
          <w:rFonts w:ascii="宋体" w:hAnsi="宋体" w:eastAsia="宋体" w:cs="宋体"/>
          <w:spacing w:val="11"/>
          <w:sz w:val="23"/>
          <w:szCs w:val="23"/>
        </w:rPr>
        <w:t>现模型快速适配。例如</w:t>
      </w:r>
      <w:r>
        <w:rPr>
          <w:rFonts w:ascii="宋体" w:hAnsi="宋体" w:eastAsia="宋体" w:cs="宋体"/>
          <w:spacing w:val="-26"/>
          <w:sz w:val="23"/>
          <w:szCs w:val="23"/>
        </w:rPr>
        <w:t xml:space="preserve"> </w:t>
      </w:r>
      <w:r>
        <w:rPr>
          <w:sz w:val="23"/>
          <w:szCs w:val="23"/>
        </w:rPr>
        <w:t>Adapter</w:t>
      </w:r>
      <w:r>
        <w:rPr>
          <w:rFonts w:ascii="宋体" w:hAnsi="宋体" w:eastAsia="宋体" w:cs="宋体"/>
          <w:spacing w:val="11"/>
          <w:sz w:val="23"/>
          <w:szCs w:val="23"/>
        </w:rPr>
        <w:t>、</w:t>
      </w:r>
      <w:r>
        <w:rPr>
          <w:sz w:val="23"/>
          <w:szCs w:val="23"/>
        </w:rPr>
        <w:t>Linear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Probing</w:t>
      </w:r>
      <w:r>
        <w:rPr>
          <w:spacing w:val="19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1"/>
          <w:sz w:val="23"/>
          <w:szCs w:val="23"/>
        </w:rPr>
        <w:t>等方法能够在降低训练成本和存储开销</w:t>
      </w:r>
      <w:r>
        <w:rPr>
          <w:rFonts w:ascii="宋体" w:hAnsi="宋体" w:eastAsia="宋体" w:cs="宋体"/>
          <w:spacing w:val="5"/>
          <w:sz w:val="23"/>
          <w:szCs w:val="23"/>
        </w:rPr>
        <w:t>的同时保持较好的任务性能， 为资源受限环境下的大规模模型部署提供了新的解决方案</w:t>
      </w:r>
      <w:r>
        <w:rPr>
          <w:rFonts w:ascii="宋体" w:hAnsi="宋体" w:eastAsia="宋体" w:cs="宋体"/>
          <w:spacing w:val="4"/>
          <w:sz w:val="23"/>
          <w:szCs w:val="23"/>
        </w:rPr>
        <w:t xml:space="preserve"> </w:t>
      </w:r>
      <w:r>
        <w:rPr>
          <w:spacing w:val="-1"/>
          <w:sz w:val="23"/>
          <w:szCs w:val="23"/>
          <w:vertAlign w:val="superscript"/>
        </w:rPr>
        <w:t>[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HYPERLINK \l "bookmark3" </w:instrText>
      </w:r>
      <w:r>
        <w:rPr>
          <w:vertAlign w:val="superscript"/>
        </w:rPr>
        <w:fldChar w:fldCharType="separate"/>
      </w:r>
      <w:r>
        <w:rPr>
          <w:spacing w:val="-1"/>
          <w:sz w:val="23"/>
          <w:szCs w:val="23"/>
          <w:vertAlign w:val="superscript"/>
        </w:rPr>
        <w:t>3</w:t>
      </w:r>
      <w:r>
        <w:rPr>
          <w:spacing w:val="-1"/>
          <w:sz w:val="23"/>
          <w:szCs w:val="23"/>
          <w:vertAlign w:val="superscript"/>
        </w:rPr>
        <w:fldChar w:fldCharType="end"/>
      </w:r>
      <w:r>
        <w:rPr>
          <w:spacing w:val="-1"/>
          <w:sz w:val="23"/>
          <w:szCs w:val="23"/>
          <w:vertAlign w:val="superscript"/>
        </w:rPr>
        <w:t>,</w:t>
      </w:r>
      <w:r>
        <w:rPr>
          <w:spacing w:val="25"/>
          <w:w w:val="101"/>
          <w:sz w:val="23"/>
          <w:szCs w:val="23"/>
          <w:vertAlign w:val="superscript"/>
        </w:rPr>
        <w:t xml:space="preserve"> 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HYPERLINK \l "bookmark4" </w:instrText>
      </w:r>
      <w:r>
        <w:rPr>
          <w:vertAlign w:val="superscript"/>
        </w:rPr>
        <w:fldChar w:fldCharType="separate"/>
      </w:r>
      <w:r>
        <w:rPr>
          <w:spacing w:val="-1"/>
          <w:sz w:val="23"/>
          <w:szCs w:val="23"/>
          <w:vertAlign w:val="superscript"/>
        </w:rPr>
        <w:t>4</w:t>
      </w:r>
      <w:r>
        <w:rPr>
          <w:spacing w:val="-1"/>
          <w:sz w:val="23"/>
          <w:szCs w:val="23"/>
          <w:vertAlign w:val="superscript"/>
        </w:rPr>
        <w:fldChar w:fldCharType="end"/>
      </w:r>
      <w:r>
        <w:rPr>
          <w:spacing w:val="-1"/>
          <w:sz w:val="23"/>
          <w:szCs w:val="23"/>
          <w:vertAlign w:val="superscript"/>
        </w:rPr>
        <w:t>]</w:t>
      </w:r>
      <w:r>
        <w:rPr>
          <w:rFonts w:ascii="宋体" w:hAnsi="宋体" w:eastAsia="宋体" w:cs="宋体"/>
          <w:spacing w:val="-1"/>
          <w:sz w:val="23"/>
          <w:szCs w:val="23"/>
        </w:rPr>
        <w:t>。根据模型参数更新范围，</w:t>
      </w:r>
      <w:r>
        <w:rPr>
          <w:rFonts w:ascii="宋体" w:hAnsi="宋体" w:eastAsia="宋体" w:cs="宋体"/>
          <w:spacing w:val="68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"/>
          <w:sz w:val="23"/>
          <w:szCs w:val="23"/>
        </w:rPr>
        <w:t>当前迁移学习策略主要可以分为四类： 第一类是从头训</w:t>
      </w:r>
      <w:r>
        <w:rPr>
          <w:rFonts w:ascii="宋体" w:hAnsi="宋体" w:eastAsia="宋体" w:cs="宋体"/>
          <w:spacing w:val="12"/>
          <w:sz w:val="23"/>
          <w:szCs w:val="23"/>
        </w:rPr>
        <w:t>练（</w:t>
      </w:r>
      <w:r>
        <w:rPr>
          <w:sz w:val="23"/>
          <w:szCs w:val="23"/>
        </w:rPr>
        <w:t>From</w:t>
      </w:r>
      <w:r>
        <w:rPr>
          <w:spacing w:val="41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Scratch</w:t>
      </w:r>
      <w:r>
        <w:rPr>
          <w:rFonts w:ascii="宋体" w:hAnsi="宋体" w:eastAsia="宋体" w:cs="宋体"/>
          <w:spacing w:val="-58"/>
          <w:w w:val="95"/>
          <w:sz w:val="23"/>
          <w:szCs w:val="23"/>
        </w:rPr>
        <w:t>），</w:t>
      </w:r>
      <w:r>
        <w:rPr>
          <w:rFonts w:ascii="宋体" w:hAnsi="宋体" w:eastAsia="宋体" w:cs="宋体"/>
          <w:spacing w:val="-67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2"/>
          <w:sz w:val="23"/>
          <w:szCs w:val="23"/>
        </w:rPr>
        <w:t>即不使用任何预训练知识；</w:t>
      </w:r>
      <w:r>
        <w:rPr>
          <w:rFonts w:ascii="宋体" w:hAnsi="宋体" w:eastAsia="宋体" w:cs="宋体"/>
          <w:spacing w:val="-27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2"/>
          <w:sz w:val="23"/>
          <w:szCs w:val="23"/>
        </w:rPr>
        <w:t>第二类是全量微调（</w:t>
      </w:r>
      <w:r>
        <w:rPr>
          <w:sz w:val="23"/>
          <w:szCs w:val="23"/>
        </w:rPr>
        <w:t>Full</w:t>
      </w:r>
      <w:r>
        <w:rPr>
          <w:spacing w:val="30"/>
          <w:sz w:val="23"/>
          <w:szCs w:val="23"/>
        </w:rPr>
        <w:t xml:space="preserve"> </w:t>
      </w:r>
      <w:r>
        <w:rPr>
          <w:sz w:val="23"/>
          <w:szCs w:val="23"/>
        </w:rPr>
        <w:t>Fine</w:t>
      </w:r>
      <w:r>
        <w:rPr>
          <w:spacing w:val="12"/>
          <w:sz w:val="23"/>
          <w:szCs w:val="23"/>
        </w:rPr>
        <w:t>-</w:t>
      </w:r>
      <w:r>
        <w:rPr>
          <w:sz w:val="23"/>
          <w:szCs w:val="23"/>
        </w:rPr>
        <w:t>tuning</w:t>
      </w:r>
      <w:r>
        <w:rPr>
          <w:rFonts w:ascii="宋体" w:hAnsi="宋体" w:eastAsia="宋体" w:cs="宋体"/>
          <w:spacing w:val="-58"/>
          <w:w w:val="95"/>
          <w:sz w:val="23"/>
          <w:szCs w:val="23"/>
        </w:rPr>
        <w:t>），</w:t>
      </w:r>
      <w:r>
        <w:rPr>
          <w:rFonts w:ascii="宋体" w:hAnsi="宋体" w:eastAsia="宋体" w:cs="宋体"/>
          <w:spacing w:val="6"/>
          <w:sz w:val="23"/>
          <w:szCs w:val="23"/>
        </w:rPr>
        <w:t>即更新全部模型参数；</w:t>
      </w:r>
      <w:r>
        <w:rPr>
          <w:rFonts w:ascii="宋体" w:hAnsi="宋体" w:eastAsia="宋体" w:cs="宋体"/>
          <w:spacing w:val="-2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6"/>
          <w:sz w:val="23"/>
          <w:szCs w:val="23"/>
        </w:rPr>
        <w:t>第三类是线性探测（</w:t>
      </w:r>
      <w:r>
        <w:rPr>
          <w:sz w:val="23"/>
          <w:szCs w:val="23"/>
        </w:rPr>
        <w:t>Linear</w:t>
      </w:r>
      <w:r>
        <w:rPr>
          <w:spacing w:val="30"/>
          <w:sz w:val="23"/>
          <w:szCs w:val="23"/>
        </w:rPr>
        <w:t xml:space="preserve"> </w:t>
      </w:r>
      <w:r>
        <w:rPr>
          <w:sz w:val="23"/>
          <w:szCs w:val="23"/>
        </w:rPr>
        <w:t>Probing</w:t>
      </w:r>
      <w:r>
        <w:rPr>
          <w:rFonts w:ascii="宋体" w:hAnsi="宋体" w:eastAsia="宋体" w:cs="宋体"/>
          <w:spacing w:val="-55"/>
          <w:sz w:val="23"/>
          <w:szCs w:val="23"/>
        </w:rPr>
        <w:t>），</w:t>
      </w:r>
      <w:del w:id="93" w:author="刘华明" w:date="2026-10-15T16:38:14Z">
        <w:r>
          <w:rPr>
            <w:rFonts w:ascii="宋体" w:hAnsi="宋体" w:eastAsia="宋体" w:cs="宋体"/>
            <w:spacing w:val="-64"/>
            <w:sz w:val="23"/>
            <w:szCs w:val="23"/>
          </w:rPr>
          <w:delText xml:space="preserve"> </w:delText>
        </w:r>
      </w:del>
      <w:r>
        <w:rPr>
          <w:rFonts w:ascii="宋体" w:hAnsi="宋体" w:eastAsia="宋体" w:cs="宋体"/>
          <w:spacing w:val="6"/>
          <w:sz w:val="23"/>
          <w:szCs w:val="23"/>
        </w:rPr>
        <w:t>即冻结特征提取网络，</w:t>
      </w:r>
      <w:r>
        <w:rPr>
          <w:rFonts w:ascii="宋体" w:hAnsi="宋体" w:eastAsia="宋体" w:cs="宋体"/>
          <w:spacing w:val="-4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6"/>
          <w:sz w:val="23"/>
          <w:szCs w:val="23"/>
        </w:rPr>
        <w:t>仅</w:t>
      </w:r>
      <w:r>
        <w:rPr>
          <w:rFonts w:ascii="宋体" w:hAnsi="宋体" w:eastAsia="宋体" w:cs="宋体"/>
          <w:spacing w:val="11"/>
          <w:sz w:val="23"/>
          <w:szCs w:val="23"/>
        </w:rPr>
        <w:t>训练分类头；第四类是适配器微调（</w:t>
      </w:r>
      <w:r>
        <w:rPr>
          <w:sz w:val="23"/>
          <w:szCs w:val="23"/>
        </w:rPr>
        <w:t>Adapter</w:t>
      </w:r>
      <w:r>
        <w:rPr>
          <w:spacing w:val="23"/>
          <w:sz w:val="23"/>
          <w:szCs w:val="23"/>
        </w:rPr>
        <w:t xml:space="preserve"> </w:t>
      </w:r>
      <w:r>
        <w:rPr>
          <w:sz w:val="23"/>
          <w:szCs w:val="23"/>
        </w:rPr>
        <w:t>Tuning</w:t>
      </w:r>
      <w:r>
        <w:rPr>
          <w:rFonts w:ascii="宋体" w:hAnsi="宋体" w:eastAsia="宋体" w:cs="宋体"/>
          <w:spacing w:val="-54"/>
          <w:sz w:val="23"/>
          <w:szCs w:val="23"/>
        </w:rPr>
        <w:t>），</w:t>
      </w:r>
      <w:r>
        <w:rPr>
          <w:rFonts w:ascii="宋体" w:hAnsi="宋体" w:eastAsia="宋体" w:cs="宋体"/>
          <w:spacing w:val="11"/>
          <w:sz w:val="23"/>
          <w:szCs w:val="23"/>
        </w:rPr>
        <w:t>即通过引入额</w:t>
      </w:r>
      <w:r>
        <w:rPr>
          <w:rFonts w:ascii="宋体" w:hAnsi="宋体" w:eastAsia="宋体" w:cs="宋体"/>
          <w:spacing w:val="10"/>
          <w:sz w:val="23"/>
          <w:szCs w:val="23"/>
        </w:rPr>
        <w:t>外轻量模块实现参</w:t>
      </w:r>
      <w:r>
        <w:rPr>
          <w:rFonts w:ascii="宋体" w:hAnsi="宋体" w:eastAsia="宋体" w:cs="宋体"/>
          <w:spacing w:val="-3"/>
          <w:sz w:val="23"/>
          <w:szCs w:val="23"/>
        </w:rPr>
        <w:t xml:space="preserve">数高效调整 </w:t>
      </w:r>
      <w:r>
        <w:rPr>
          <w:spacing w:val="-3"/>
          <w:sz w:val="23"/>
          <w:szCs w:val="23"/>
          <w:vertAlign w:val="superscript"/>
        </w:rPr>
        <w:t>[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HYPERLINK \l "bookmark3" </w:instrText>
      </w:r>
      <w:r>
        <w:rPr>
          <w:vertAlign w:val="superscript"/>
        </w:rPr>
        <w:fldChar w:fldCharType="separate"/>
      </w:r>
      <w:r>
        <w:rPr>
          <w:spacing w:val="-3"/>
          <w:sz w:val="23"/>
          <w:szCs w:val="23"/>
          <w:vertAlign w:val="superscript"/>
        </w:rPr>
        <w:t>3</w:t>
      </w:r>
      <w:r>
        <w:rPr>
          <w:spacing w:val="-3"/>
          <w:sz w:val="23"/>
          <w:szCs w:val="23"/>
          <w:vertAlign w:val="superscript"/>
        </w:rPr>
        <w:fldChar w:fldCharType="end"/>
      </w:r>
      <w:r>
        <w:rPr>
          <w:spacing w:val="-3"/>
          <w:sz w:val="23"/>
          <w:szCs w:val="23"/>
          <w:vertAlign w:val="superscript"/>
        </w:rPr>
        <w:t>]–[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HYPERLINK \l "bookmark5" </w:instrText>
      </w:r>
      <w:r>
        <w:rPr>
          <w:vertAlign w:val="superscript"/>
        </w:rPr>
        <w:fldChar w:fldCharType="separate"/>
      </w:r>
      <w:r>
        <w:rPr>
          <w:spacing w:val="-3"/>
          <w:sz w:val="23"/>
          <w:szCs w:val="23"/>
          <w:vertAlign w:val="superscript"/>
        </w:rPr>
        <w:t>6</w:t>
      </w:r>
      <w:r>
        <w:rPr>
          <w:spacing w:val="-3"/>
          <w:sz w:val="23"/>
          <w:szCs w:val="23"/>
          <w:vertAlign w:val="superscript"/>
        </w:rPr>
        <w:fldChar w:fldCharType="end"/>
      </w:r>
      <w:r>
        <w:rPr>
          <w:spacing w:val="-3"/>
          <w:sz w:val="23"/>
          <w:szCs w:val="23"/>
          <w:vertAlign w:val="superscript"/>
        </w:rPr>
        <w:t>]</w:t>
      </w:r>
      <w:r>
        <w:rPr>
          <w:rFonts w:ascii="宋体" w:hAnsi="宋体" w:eastAsia="宋体" w:cs="宋体"/>
          <w:spacing w:val="-3"/>
          <w:sz w:val="23"/>
          <w:szCs w:val="23"/>
        </w:rPr>
        <w:t>。</w:t>
      </w:r>
    </w:p>
    <w:p w14:paraId="57A9C0ED">
      <w:pPr>
        <w:pStyle w:val="3"/>
        <w:spacing w:before="17" w:line="288" w:lineRule="auto"/>
        <w:ind w:firstLine="478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6"/>
          <w:sz w:val="23"/>
          <w:szCs w:val="23"/>
        </w:rPr>
        <w:t>近年来，以</w:t>
      </w:r>
      <w:r>
        <w:rPr>
          <w:rFonts w:ascii="宋体" w:hAnsi="宋体" w:eastAsia="宋体" w:cs="宋体"/>
          <w:spacing w:val="-38"/>
          <w:sz w:val="23"/>
          <w:szCs w:val="23"/>
        </w:rPr>
        <w:t xml:space="preserve"> </w:t>
      </w:r>
      <w:r>
        <w:rPr>
          <w:sz w:val="23"/>
          <w:szCs w:val="23"/>
        </w:rPr>
        <w:t>Vision</w:t>
      </w:r>
      <w:r>
        <w:rPr>
          <w:spacing w:val="24"/>
          <w:sz w:val="23"/>
          <w:szCs w:val="23"/>
        </w:rPr>
        <w:t xml:space="preserve"> </w:t>
      </w:r>
      <w:r>
        <w:rPr>
          <w:sz w:val="23"/>
          <w:szCs w:val="23"/>
        </w:rPr>
        <w:t>Transformer</w:t>
      </w:r>
      <w:r>
        <w:rPr>
          <w:rFonts w:ascii="宋体" w:hAnsi="宋体" w:eastAsia="宋体" w:cs="宋体"/>
          <w:spacing w:val="6"/>
          <w:sz w:val="23"/>
          <w:szCs w:val="23"/>
        </w:rPr>
        <w:t>（</w:t>
      </w:r>
      <w:r>
        <w:rPr>
          <w:sz w:val="23"/>
          <w:szCs w:val="23"/>
        </w:rPr>
        <w:t>ViT</w:t>
      </w:r>
      <w:r>
        <w:rPr>
          <w:rFonts w:ascii="宋体" w:hAnsi="宋体" w:eastAsia="宋体" w:cs="宋体"/>
          <w:spacing w:val="6"/>
          <w:sz w:val="23"/>
          <w:szCs w:val="23"/>
        </w:rPr>
        <w:t>）</w:t>
      </w:r>
      <w:r>
        <w:rPr>
          <w:spacing w:val="6"/>
          <w:sz w:val="23"/>
          <w:szCs w:val="23"/>
          <w:vertAlign w:val="superscript"/>
        </w:rPr>
        <w:t>[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HYPERLINK \l "bookmark6" </w:instrText>
      </w:r>
      <w:r>
        <w:rPr>
          <w:vertAlign w:val="superscript"/>
        </w:rPr>
        <w:fldChar w:fldCharType="separate"/>
      </w:r>
      <w:r>
        <w:rPr>
          <w:spacing w:val="6"/>
          <w:sz w:val="23"/>
          <w:szCs w:val="23"/>
          <w:vertAlign w:val="superscript"/>
        </w:rPr>
        <w:t>7</w:t>
      </w:r>
      <w:r>
        <w:rPr>
          <w:spacing w:val="6"/>
          <w:sz w:val="23"/>
          <w:szCs w:val="23"/>
          <w:vertAlign w:val="superscript"/>
        </w:rPr>
        <w:fldChar w:fldCharType="end"/>
      </w:r>
      <w:r>
        <w:rPr>
          <w:spacing w:val="6"/>
          <w:sz w:val="23"/>
          <w:szCs w:val="23"/>
          <w:vertAlign w:val="superscript"/>
        </w:rPr>
        <w:t>]</w:t>
      </w:r>
      <w:r>
        <w:rPr>
          <w:spacing w:val="27"/>
          <w:w w:val="101"/>
          <w:sz w:val="23"/>
          <w:szCs w:val="23"/>
          <w:vertAlign w:val="superscript"/>
        </w:rPr>
        <w:t xml:space="preserve"> </w:t>
      </w:r>
      <w:r>
        <w:rPr>
          <w:rFonts w:ascii="宋体" w:hAnsi="宋体" w:eastAsia="宋体" w:cs="宋体"/>
          <w:spacing w:val="6"/>
          <w:sz w:val="23"/>
          <w:szCs w:val="23"/>
        </w:rPr>
        <w:t>为代表的新型骨干架构和以适配器</w:t>
      </w:r>
      <w:r>
        <w:rPr>
          <w:rFonts w:ascii="宋体" w:hAnsi="宋体" w:eastAsia="宋体" w:cs="宋体"/>
          <w:spacing w:val="6"/>
          <w:sz w:val="23"/>
          <w:szCs w:val="23"/>
          <w:vertAlign w:val="superscript"/>
        </w:rPr>
        <w:t xml:space="preserve"> </w:t>
      </w:r>
      <w:r>
        <w:rPr>
          <w:rFonts w:ascii="宋体" w:hAnsi="宋体" w:eastAsia="宋体" w:cs="宋体"/>
          <w:spacing w:val="6"/>
          <w:sz w:val="23"/>
          <w:szCs w:val="23"/>
        </w:rPr>
        <w:t>为</w:t>
      </w:r>
      <w:r>
        <w:rPr>
          <w:rFonts w:ascii="宋体" w:hAnsi="宋体" w:eastAsia="宋体" w:cs="宋体"/>
          <w:sz w:val="23"/>
          <w:szCs w:val="23"/>
        </w:rPr>
        <w:t>代表的参数高效微调方法蓬勃发展，</w:t>
      </w:r>
      <w:r>
        <w:rPr>
          <w:rFonts w:ascii="宋体" w:hAnsi="宋体" w:eastAsia="宋体" w:cs="宋体"/>
          <w:spacing w:val="29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</w:rPr>
        <w:t>为迁移学习提供了丰富的技术选择。然而，</w:t>
      </w:r>
      <w:r>
        <w:rPr>
          <w:rFonts w:ascii="宋体" w:hAnsi="宋体" w:eastAsia="宋体" w:cs="宋体"/>
          <w:spacing w:val="64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</w:rPr>
        <w:t>现</w:t>
      </w:r>
      <w:r>
        <w:rPr>
          <w:rFonts w:ascii="宋体" w:hAnsi="宋体" w:eastAsia="宋体" w:cs="宋体"/>
          <w:spacing w:val="-1"/>
          <w:sz w:val="23"/>
          <w:szCs w:val="23"/>
        </w:rPr>
        <w:t>有研</w:t>
      </w:r>
      <w:r>
        <w:rPr>
          <w:rFonts w:ascii="宋体" w:hAnsi="宋体" w:eastAsia="宋体" w:cs="宋体"/>
          <w:spacing w:val="2"/>
          <w:sz w:val="23"/>
          <w:szCs w:val="23"/>
        </w:rPr>
        <w:t>究仍存在以下不足。首先，</w:t>
      </w:r>
      <w:r>
        <w:rPr>
          <w:rFonts w:ascii="宋体" w:hAnsi="宋体" w:eastAsia="宋体" w:cs="宋体"/>
          <w:spacing w:val="88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"/>
          <w:sz w:val="23"/>
          <w:szCs w:val="23"/>
        </w:rPr>
        <w:t>已有工作通常关注单一迁移策略或单一模型架</w:t>
      </w:r>
      <w:r>
        <w:rPr>
          <w:rFonts w:ascii="宋体" w:hAnsi="宋体" w:eastAsia="宋体" w:cs="宋体"/>
          <w:spacing w:val="1"/>
          <w:sz w:val="23"/>
          <w:szCs w:val="23"/>
        </w:rPr>
        <w:t>构，</w:t>
      </w:r>
      <w:r>
        <w:rPr>
          <w:rFonts w:ascii="宋体" w:hAnsi="宋体" w:eastAsia="宋体" w:cs="宋体"/>
          <w:spacing w:val="-67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"/>
          <w:sz w:val="23"/>
          <w:szCs w:val="23"/>
        </w:rPr>
        <w:t>对于不同</w:t>
      </w:r>
      <w:r>
        <w:rPr>
          <w:rFonts w:ascii="宋体" w:hAnsi="宋体" w:eastAsia="宋体" w:cs="宋体"/>
          <w:spacing w:val="10"/>
          <w:sz w:val="23"/>
          <w:szCs w:val="23"/>
        </w:rPr>
        <w:t>参数更新方式之间缺少统一实验比较。其次，</w:t>
      </w:r>
      <w:r>
        <w:rPr>
          <w:sz w:val="23"/>
          <w:szCs w:val="23"/>
        </w:rPr>
        <w:t>CNN</w:t>
      </w:r>
      <w:r>
        <w:rPr>
          <w:spacing w:val="54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0"/>
          <w:sz w:val="23"/>
          <w:szCs w:val="23"/>
        </w:rPr>
        <w:t>与</w:t>
      </w:r>
      <w:r>
        <w:rPr>
          <w:rFonts w:ascii="宋体" w:hAnsi="宋体" w:eastAsia="宋体" w:cs="宋体"/>
          <w:spacing w:val="-32"/>
          <w:sz w:val="23"/>
          <w:szCs w:val="23"/>
        </w:rPr>
        <w:t xml:space="preserve"> </w:t>
      </w:r>
      <w:r>
        <w:rPr>
          <w:sz w:val="23"/>
          <w:szCs w:val="23"/>
        </w:rPr>
        <w:t>ViT</w:t>
      </w:r>
      <w:r>
        <w:rPr>
          <w:spacing w:val="32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0"/>
          <w:sz w:val="23"/>
          <w:szCs w:val="23"/>
        </w:rPr>
        <w:t>两类视觉骨干网络具有不同</w:t>
      </w:r>
      <w:r>
        <w:rPr>
          <w:rFonts w:ascii="宋体" w:hAnsi="宋体" w:eastAsia="宋体" w:cs="宋体"/>
          <w:spacing w:val="1"/>
          <w:sz w:val="23"/>
          <w:szCs w:val="23"/>
        </w:rPr>
        <w:t>的结构特点，其迁移性能和参数适应方式可能存在明显差异。最后，</w:t>
      </w:r>
      <w:r>
        <w:rPr>
          <w:rFonts w:ascii="宋体" w:hAnsi="宋体" w:eastAsia="宋体" w:cs="宋体"/>
          <w:spacing w:val="5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"/>
          <w:sz w:val="23"/>
          <w:szCs w:val="23"/>
        </w:rPr>
        <w:t>在资源受限场景下，</w:t>
      </w:r>
      <w:r>
        <w:rPr>
          <w:rFonts w:ascii="宋体" w:hAnsi="宋体" w:eastAsia="宋体" w:cs="宋体"/>
          <w:spacing w:val="8"/>
          <w:sz w:val="23"/>
          <w:szCs w:val="23"/>
        </w:rPr>
        <w:t>如何综合考虑模型精度、训练成本和参数效率</w:t>
      </w:r>
      <w:r>
        <w:rPr>
          <w:rFonts w:ascii="宋体" w:hAnsi="宋体" w:eastAsia="宋体" w:cs="宋体"/>
          <w:spacing w:val="7"/>
          <w:sz w:val="23"/>
          <w:szCs w:val="23"/>
        </w:rPr>
        <w:t>，仍缺少系统性的实验分析。</w:t>
      </w:r>
    </w:p>
    <w:p w14:paraId="0A0B5B72">
      <w:pPr>
        <w:pStyle w:val="3"/>
        <w:spacing w:before="13" w:line="286" w:lineRule="auto"/>
        <w:ind w:firstLine="479"/>
        <w:jc w:val="both"/>
        <w:rPr>
          <w:rFonts w:ascii="宋体" w:hAnsi="宋体" w:eastAsia="宋体" w:cs="宋体"/>
          <w:sz w:val="23"/>
          <w:szCs w:val="23"/>
        </w:rPr>
      </w:pPr>
      <w:r>
        <w:rPr>
          <w:sz w:val="23"/>
          <w:szCs w:val="23"/>
        </w:rPr>
        <w:t>Kornblith</w:t>
      </w:r>
      <w:r>
        <w:rPr>
          <w:spacing w:val="31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0"/>
          <w:sz w:val="23"/>
          <w:szCs w:val="23"/>
        </w:rPr>
        <w:t>等人系统比较了不同</w:t>
      </w:r>
      <w:r>
        <w:rPr>
          <w:rFonts w:ascii="宋体" w:hAnsi="宋体" w:eastAsia="宋体" w:cs="宋体"/>
          <w:spacing w:val="-28"/>
          <w:sz w:val="23"/>
          <w:szCs w:val="23"/>
        </w:rPr>
        <w:t xml:space="preserve"> </w:t>
      </w:r>
      <w:r>
        <w:rPr>
          <w:sz w:val="23"/>
          <w:szCs w:val="23"/>
        </w:rPr>
        <w:t>ImageNet</w:t>
      </w:r>
      <w:r>
        <w:rPr>
          <w:spacing w:val="31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0"/>
          <w:sz w:val="23"/>
          <w:szCs w:val="23"/>
        </w:rPr>
        <w:t>预训练模型在迁移学习中的表现，发</w:t>
      </w:r>
      <w:r>
        <w:rPr>
          <w:rFonts w:ascii="宋体" w:hAnsi="宋体" w:eastAsia="宋体" w:cs="宋体"/>
          <w:spacing w:val="12"/>
          <w:sz w:val="23"/>
          <w:szCs w:val="23"/>
        </w:rPr>
        <w:t>现更强的</w:t>
      </w:r>
      <w:r>
        <w:rPr>
          <w:rFonts w:ascii="宋体" w:hAnsi="宋体" w:eastAsia="宋体" w:cs="宋体"/>
          <w:spacing w:val="-25"/>
          <w:sz w:val="23"/>
          <w:szCs w:val="23"/>
        </w:rPr>
        <w:t xml:space="preserve"> </w:t>
      </w:r>
      <w:r>
        <w:rPr>
          <w:sz w:val="23"/>
          <w:szCs w:val="23"/>
        </w:rPr>
        <w:t>ImageNet</w:t>
      </w:r>
      <w:r>
        <w:rPr>
          <w:spacing w:val="3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2"/>
          <w:sz w:val="23"/>
          <w:szCs w:val="23"/>
        </w:rPr>
        <w:t>模型通常迁移效果更好，但其研究主要关</w:t>
      </w:r>
      <w:r>
        <w:rPr>
          <w:rFonts w:ascii="宋体" w:hAnsi="宋体" w:eastAsia="宋体" w:cs="宋体"/>
          <w:spacing w:val="11"/>
          <w:sz w:val="23"/>
          <w:szCs w:val="23"/>
        </w:rPr>
        <w:t>注线性探测与全量微调的</w:t>
      </w:r>
      <w:r>
        <w:rPr>
          <w:rFonts w:ascii="宋体" w:hAnsi="宋体" w:eastAsia="宋体" w:cs="宋体"/>
          <w:spacing w:val="2"/>
          <w:sz w:val="23"/>
          <w:szCs w:val="23"/>
        </w:rPr>
        <w:t>比较，未涉及适配器方法。</w:t>
      </w:r>
      <w:r>
        <w:rPr>
          <w:rFonts w:ascii="宋体" w:hAnsi="宋体" w:eastAsia="宋体" w:cs="宋体"/>
          <w:spacing w:val="-48"/>
          <w:sz w:val="23"/>
          <w:szCs w:val="23"/>
        </w:rPr>
        <w:t xml:space="preserve"> </w:t>
      </w:r>
      <w:r>
        <w:rPr>
          <w:sz w:val="23"/>
          <w:szCs w:val="23"/>
        </w:rPr>
        <w:t>Houlsby</w:t>
      </w:r>
      <w:r>
        <w:rPr>
          <w:spacing w:val="29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"/>
          <w:sz w:val="23"/>
          <w:szCs w:val="23"/>
        </w:rPr>
        <w:t>等人在</w:t>
      </w:r>
      <w:r>
        <w:rPr>
          <w:rFonts w:ascii="宋体" w:hAnsi="宋体" w:eastAsia="宋体" w:cs="宋体"/>
          <w:spacing w:val="-30"/>
          <w:sz w:val="23"/>
          <w:szCs w:val="23"/>
        </w:rPr>
        <w:t xml:space="preserve"> </w:t>
      </w:r>
      <w:r>
        <w:rPr>
          <w:sz w:val="23"/>
          <w:szCs w:val="23"/>
        </w:rPr>
        <w:t>NLP</w:t>
      </w:r>
      <w:r>
        <w:rPr>
          <w:spacing w:val="28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"/>
          <w:sz w:val="23"/>
          <w:szCs w:val="23"/>
        </w:rPr>
        <w:t>领域提出了适配器模块，</w:t>
      </w:r>
      <w:r>
        <w:rPr>
          <w:rFonts w:ascii="宋体" w:hAnsi="宋体" w:eastAsia="宋体" w:cs="宋体"/>
          <w:spacing w:val="-28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"/>
          <w:sz w:val="23"/>
          <w:szCs w:val="23"/>
        </w:rPr>
        <w:t>证明了仅</w:t>
      </w:r>
      <w:r>
        <w:rPr>
          <w:rFonts w:ascii="宋体" w:hAnsi="宋体" w:eastAsia="宋体" w:cs="宋体"/>
          <w:spacing w:val="4"/>
          <w:sz w:val="23"/>
          <w:szCs w:val="23"/>
        </w:rPr>
        <w:t>训练少量参数即可达到接近全量微调的效果，</w:t>
      </w:r>
      <w:r>
        <w:rPr>
          <w:rFonts w:ascii="宋体" w:hAnsi="宋体" w:eastAsia="宋体" w:cs="宋体"/>
          <w:spacing w:val="5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4"/>
          <w:sz w:val="23"/>
          <w:szCs w:val="23"/>
        </w:rPr>
        <w:t>但其在视觉任务中与从头训练和线性探测</w:t>
      </w:r>
      <w:r>
        <w:rPr>
          <w:rFonts w:ascii="宋体" w:hAnsi="宋体" w:eastAsia="宋体" w:cs="宋体"/>
          <w:spacing w:val="12"/>
          <w:sz w:val="23"/>
          <w:szCs w:val="23"/>
        </w:rPr>
        <w:t>在统一框架下的对比仍显不足。</w:t>
      </w:r>
      <w:r>
        <w:rPr>
          <w:sz w:val="23"/>
          <w:szCs w:val="23"/>
        </w:rPr>
        <w:t>Han</w:t>
      </w:r>
      <w:r>
        <w:rPr>
          <w:spacing w:val="46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2"/>
          <w:sz w:val="23"/>
          <w:szCs w:val="23"/>
        </w:rPr>
        <w:t xml:space="preserve">等人提供了视觉 </w:t>
      </w:r>
      <w:r>
        <w:rPr>
          <w:sz w:val="23"/>
          <w:szCs w:val="23"/>
        </w:rPr>
        <w:t>PETL</w:t>
      </w:r>
      <w:r>
        <w:rPr>
          <w:spacing w:val="45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2"/>
          <w:sz w:val="23"/>
          <w:szCs w:val="23"/>
        </w:rPr>
        <w:t>方法的全面综述和基</w:t>
      </w:r>
      <w:r>
        <w:rPr>
          <w:rFonts w:ascii="宋体" w:hAnsi="宋体" w:eastAsia="宋体" w:cs="宋体"/>
          <w:spacing w:val="10"/>
          <w:sz w:val="23"/>
          <w:szCs w:val="23"/>
        </w:rPr>
        <w:t>准，但研究重心在于新型方法的比较，而非经典迁移策略的</w:t>
      </w:r>
      <w:r>
        <w:rPr>
          <w:rFonts w:ascii="宋体" w:hAnsi="宋体" w:eastAsia="宋体" w:cs="宋体"/>
          <w:spacing w:val="9"/>
          <w:sz w:val="23"/>
          <w:szCs w:val="23"/>
        </w:rPr>
        <w:t>系统性对比。</w:t>
      </w:r>
      <w:r>
        <w:rPr>
          <w:sz w:val="23"/>
          <w:szCs w:val="23"/>
        </w:rPr>
        <w:t>Yosinski</w:t>
      </w:r>
      <w:r>
        <w:rPr>
          <w:spacing w:val="33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9"/>
          <w:sz w:val="23"/>
          <w:szCs w:val="23"/>
        </w:rPr>
        <w:t>等人</w:t>
      </w:r>
      <w:r>
        <w:rPr>
          <w:rFonts w:ascii="宋体" w:hAnsi="宋体" w:eastAsia="宋体" w:cs="宋体"/>
          <w:sz w:val="23"/>
          <w:szCs w:val="23"/>
          <w:vertAlign w:val="superscript"/>
        </w:rPr>
        <w:t xml:space="preserve"> </w:t>
      </w:r>
      <w:r>
        <w:rPr>
          <w:spacing w:val="11"/>
          <w:sz w:val="23"/>
          <w:szCs w:val="23"/>
          <w:vertAlign w:val="superscript"/>
        </w:rPr>
        <w:t>[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HYPERLINK \l "bookmark8" </w:instrText>
      </w:r>
      <w:r>
        <w:rPr>
          <w:vertAlign w:val="superscript"/>
        </w:rPr>
        <w:fldChar w:fldCharType="separate"/>
      </w:r>
      <w:r>
        <w:rPr>
          <w:spacing w:val="11"/>
          <w:sz w:val="23"/>
          <w:szCs w:val="23"/>
          <w:vertAlign w:val="superscript"/>
        </w:rPr>
        <w:t>8</w:t>
      </w:r>
      <w:r>
        <w:rPr>
          <w:spacing w:val="11"/>
          <w:sz w:val="23"/>
          <w:szCs w:val="23"/>
          <w:vertAlign w:val="superscript"/>
        </w:rPr>
        <w:fldChar w:fldCharType="end"/>
      </w:r>
      <w:r>
        <w:rPr>
          <w:spacing w:val="11"/>
          <w:sz w:val="23"/>
          <w:szCs w:val="23"/>
          <w:vertAlign w:val="superscript"/>
        </w:rPr>
        <w:t>]</w:t>
      </w:r>
      <w:r>
        <w:rPr>
          <w:spacing w:val="40"/>
          <w:w w:val="101"/>
          <w:sz w:val="23"/>
          <w:szCs w:val="23"/>
          <w:vertAlign w:val="superscript"/>
        </w:rPr>
        <w:t xml:space="preserve"> </w:t>
      </w:r>
      <w:r>
        <w:rPr>
          <w:rFonts w:ascii="宋体" w:hAnsi="宋体" w:eastAsia="宋体" w:cs="宋体"/>
          <w:spacing w:val="11"/>
          <w:sz w:val="23"/>
          <w:szCs w:val="23"/>
        </w:rPr>
        <w:t>通过实验揭示了深度神经网络中特征的迁移性，发</w:t>
      </w:r>
      <w:r>
        <w:rPr>
          <w:rFonts w:ascii="宋体" w:hAnsi="宋体" w:eastAsia="宋体" w:cs="宋体"/>
          <w:spacing w:val="10"/>
          <w:sz w:val="23"/>
          <w:szCs w:val="23"/>
        </w:rPr>
        <w:t>现较低层的特征具有更强的通用</w:t>
      </w:r>
      <w:r>
        <w:rPr>
          <w:rFonts w:ascii="宋体" w:hAnsi="宋体" w:eastAsia="宋体" w:cs="宋体"/>
          <w:spacing w:val="2"/>
          <w:sz w:val="23"/>
          <w:szCs w:val="23"/>
        </w:rPr>
        <w:t>性，而较高层的特征则更具任务特异性， 为理解不同迁移策略的有效性提供了理论基础。</w:t>
      </w:r>
      <w:r>
        <w:rPr>
          <w:rFonts w:ascii="宋体" w:hAnsi="宋体" w:eastAsia="宋体" w:cs="宋体"/>
          <w:spacing w:val="11"/>
          <w:sz w:val="23"/>
          <w:szCs w:val="23"/>
        </w:rPr>
        <w:t xml:space="preserve"> </w:t>
      </w:r>
      <w:r>
        <w:rPr>
          <w:sz w:val="23"/>
          <w:szCs w:val="23"/>
        </w:rPr>
        <w:t>Tan</w:t>
      </w:r>
      <w:r>
        <w:rPr>
          <w:spacing w:val="47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8"/>
          <w:sz w:val="23"/>
          <w:szCs w:val="23"/>
        </w:rPr>
        <w:t>等人</w:t>
      </w:r>
      <w:r>
        <w:rPr>
          <w:spacing w:val="8"/>
          <w:sz w:val="23"/>
          <w:szCs w:val="23"/>
          <w:vertAlign w:val="superscript"/>
        </w:rPr>
        <w:t>[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HYPERLINK \l "bookmark9" </w:instrText>
      </w:r>
      <w:r>
        <w:rPr>
          <w:vertAlign w:val="superscript"/>
        </w:rPr>
        <w:fldChar w:fldCharType="separate"/>
      </w:r>
      <w:r>
        <w:rPr>
          <w:spacing w:val="8"/>
          <w:sz w:val="23"/>
          <w:szCs w:val="23"/>
          <w:vertAlign w:val="superscript"/>
        </w:rPr>
        <w:t>9</w:t>
      </w:r>
      <w:r>
        <w:rPr>
          <w:spacing w:val="8"/>
          <w:sz w:val="23"/>
          <w:szCs w:val="23"/>
          <w:vertAlign w:val="superscript"/>
        </w:rPr>
        <w:fldChar w:fldCharType="end"/>
      </w:r>
      <w:r>
        <w:rPr>
          <w:spacing w:val="8"/>
          <w:sz w:val="23"/>
          <w:szCs w:val="23"/>
          <w:vertAlign w:val="superscript"/>
        </w:rPr>
        <w:t>]</w:t>
      </w:r>
      <w:r>
        <w:rPr>
          <w:spacing w:val="34"/>
          <w:sz w:val="23"/>
          <w:szCs w:val="23"/>
          <w:vertAlign w:val="superscript"/>
        </w:rPr>
        <w:t xml:space="preserve"> </w:t>
      </w:r>
      <w:r>
        <w:rPr>
          <w:rFonts w:ascii="宋体" w:hAnsi="宋体" w:eastAsia="宋体" w:cs="宋体"/>
          <w:spacing w:val="8"/>
          <w:sz w:val="23"/>
          <w:szCs w:val="23"/>
        </w:rPr>
        <w:t>对深度迁移学习方法进行了综述，将迁移学习策略分为基于实例、基于特</w:t>
      </w:r>
      <w:r>
        <w:rPr>
          <w:rFonts w:ascii="宋体" w:hAnsi="宋体" w:eastAsia="宋体" w:cs="宋体"/>
          <w:spacing w:val="3"/>
          <w:sz w:val="23"/>
          <w:szCs w:val="23"/>
        </w:rPr>
        <w:t>征、基于模型和基于关系四种类型。此外，</w:t>
      </w:r>
      <w:r>
        <w:rPr>
          <w:sz w:val="23"/>
          <w:szCs w:val="23"/>
        </w:rPr>
        <w:t>Devlin</w:t>
      </w:r>
      <w:r>
        <w:rPr>
          <w:spacing w:val="3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3"/>
          <w:sz w:val="23"/>
          <w:szCs w:val="23"/>
        </w:rPr>
        <w:t>等人</w:t>
      </w:r>
      <w:r>
        <w:rPr>
          <w:spacing w:val="3"/>
          <w:sz w:val="23"/>
          <w:szCs w:val="23"/>
          <w:vertAlign w:val="superscript"/>
        </w:rPr>
        <w:t>[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HYPERLINK \l "bookmark10" </w:instrText>
      </w:r>
      <w:r>
        <w:rPr>
          <w:vertAlign w:val="superscript"/>
        </w:rPr>
        <w:fldChar w:fldCharType="separate"/>
      </w:r>
      <w:r>
        <w:rPr>
          <w:spacing w:val="3"/>
          <w:sz w:val="23"/>
          <w:szCs w:val="23"/>
          <w:vertAlign w:val="superscript"/>
        </w:rPr>
        <w:t>10</w:t>
      </w:r>
      <w:r>
        <w:rPr>
          <w:spacing w:val="3"/>
          <w:sz w:val="23"/>
          <w:szCs w:val="23"/>
          <w:vertAlign w:val="superscript"/>
        </w:rPr>
        <w:fldChar w:fldCharType="end"/>
      </w:r>
      <w:r>
        <w:rPr>
          <w:spacing w:val="2"/>
          <w:sz w:val="23"/>
          <w:szCs w:val="23"/>
          <w:vertAlign w:val="superscript"/>
        </w:rPr>
        <w:t>]</w:t>
      </w:r>
      <w:r>
        <w:rPr>
          <w:spacing w:val="28"/>
          <w:sz w:val="23"/>
          <w:szCs w:val="23"/>
          <w:vertAlign w:val="superscript"/>
        </w:rPr>
        <w:t xml:space="preserve"> </w:t>
      </w:r>
      <w:r>
        <w:rPr>
          <w:rFonts w:ascii="宋体" w:hAnsi="宋体" w:eastAsia="宋体" w:cs="宋体"/>
          <w:spacing w:val="2"/>
          <w:sz w:val="23"/>
          <w:szCs w:val="23"/>
        </w:rPr>
        <w:t>在</w:t>
      </w:r>
      <w:r>
        <w:rPr>
          <w:rFonts w:ascii="宋体" w:hAnsi="宋体" w:eastAsia="宋体" w:cs="宋体"/>
          <w:spacing w:val="-28"/>
          <w:sz w:val="23"/>
          <w:szCs w:val="23"/>
        </w:rPr>
        <w:t xml:space="preserve"> </w:t>
      </w:r>
      <w:r>
        <w:rPr>
          <w:sz w:val="23"/>
          <w:szCs w:val="23"/>
        </w:rPr>
        <w:t>NLP</w:t>
      </w:r>
      <w:r>
        <w:rPr>
          <w:spacing w:val="29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"/>
          <w:sz w:val="23"/>
          <w:szCs w:val="23"/>
        </w:rPr>
        <w:t>领域提出的</w:t>
      </w:r>
      <w:r>
        <w:rPr>
          <w:rFonts w:ascii="宋体" w:hAnsi="宋体" w:eastAsia="宋体" w:cs="宋体"/>
          <w:spacing w:val="-28"/>
          <w:sz w:val="23"/>
          <w:szCs w:val="23"/>
        </w:rPr>
        <w:t xml:space="preserve"> </w:t>
      </w:r>
      <w:r>
        <w:rPr>
          <w:sz w:val="23"/>
          <w:szCs w:val="23"/>
        </w:rPr>
        <w:t>BERT</w:t>
      </w:r>
      <w:r>
        <w:rPr>
          <w:rFonts w:ascii="宋体" w:hAnsi="宋体" w:eastAsia="宋体" w:cs="宋体"/>
          <w:spacing w:val="4"/>
          <w:sz w:val="23"/>
          <w:szCs w:val="23"/>
        </w:rPr>
        <w:t>模型证明了大规模预训练加微调的范式在自然语言处理中的有效性，</w:t>
      </w:r>
      <w:r>
        <w:rPr>
          <w:rFonts w:ascii="宋体" w:hAnsi="宋体" w:eastAsia="宋体" w:cs="宋体"/>
          <w:spacing w:val="5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4"/>
          <w:sz w:val="23"/>
          <w:szCs w:val="23"/>
        </w:rPr>
        <w:t>这一范式随后被广</w:t>
      </w:r>
      <w:r>
        <w:rPr>
          <w:rFonts w:ascii="宋体" w:hAnsi="宋体" w:eastAsia="宋体" w:cs="宋体"/>
          <w:spacing w:val="5"/>
          <w:sz w:val="23"/>
          <w:szCs w:val="23"/>
        </w:rPr>
        <w:t>泛迁移至计算机视觉领域。</w:t>
      </w:r>
    </w:p>
    <w:p w14:paraId="269C22E0">
      <w:pPr>
        <w:pStyle w:val="3"/>
        <w:spacing w:before="13" w:line="286" w:lineRule="auto"/>
        <w:ind w:right="114" w:firstLine="481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30"/>
          <w:sz w:val="23"/>
          <w:szCs w:val="23"/>
        </w:rPr>
        <w:t xml:space="preserve">本文聚焦于 </w:t>
      </w:r>
      <w:r>
        <w:rPr>
          <w:sz w:val="23"/>
          <w:szCs w:val="23"/>
        </w:rPr>
        <w:t>Adapter</w:t>
      </w:r>
      <w:r>
        <w:rPr>
          <w:spacing w:val="-2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30"/>
          <w:sz w:val="23"/>
          <w:szCs w:val="23"/>
        </w:rPr>
        <w:t>、</w:t>
      </w:r>
      <w:r>
        <w:rPr>
          <w:sz w:val="23"/>
          <w:szCs w:val="23"/>
        </w:rPr>
        <w:t>Linear</w:t>
      </w:r>
      <w:r>
        <w:rPr>
          <w:spacing w:val="51"/>
          <w:sz w:val="23"/>
          <w:szCs w:val="23"/>
        </w:rPr>
        <w:t xml:space="preserve"> </w:t>
      </w:r>
      <w:r>
        <w:rPr>
          <w:sz w:val="23"/>
          <w:szCs w:val="23"/>
        </w:rPr>
        <w:t>Probing</w:t>
      </w:r>
      <w:r>
        <w:rPr>
          <w:spacing w:val="-3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30"/>
          <w:sz w:val="23"/>
          <w:szCs w:val="23"/>
        </w:rPr>
        <w:t>、</w:t>
      </w:r>
      <w:r>
        <w:rPr>
          <w:sz w:val="23"/>
          <w:szCs w:val="23"/>
        </w:rPr>
        <w:t>Full</w:t>
      </w:r>
      <w:r>
        <w:rPr>
          <w:spacing w:val="51"/>
          <w:sz w:val="23"/>
          <w:szCs w:val="23"/>
        </w:rPr>
        <w:t xml:space="preserve"> </w:t>
      </w:r>
      <w:r>
        <w:rPr>
          <w:sz w:val="23"/>
          <w:szCs w:val="23"/>
        </w:rPr>
        <w:t>Fine</w:t>
      </w:r>
      <w:r>
        <w:rPr>
          <w:spacing w:val="30"/>
          <w:sz w:val="23"/>
          <w:szCs w:val="23"/>
        </w:rPr>
        <w:t>-</w:t>
      </w:r>
      <w:r>
        <w:rPr>
          <w:sz w:val="23"/>
          <w:szCs w:val="23"/>
        </w:rPr>
        <w:t>tuning</w:t>
      </w:r>
      <w:r>
        <w:rPr>
          <w:spacing w:val="-3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30"/>
          <w:sz w:val="23"/>
          <w:szCs w:val="23"/>
        </w:rPr>
        <w:t>、</w:t>
      </w:r>
      <w:r>
        <w:rPr>
          <w:sz w:val="23"/>
          <w:szCs w:val="23"/>
        </w:rPr>
        <w:t>From</w:t>
      </w:r>
      <w:r>
        <w:rPr>
          <w:spacing w:val="5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Scratch</w:t>
      </w:r>
      <w:r>
        <w:rPr>
          <w:spacing w:val="30"/>
          <w:sz w:val="23"/>
          <w:szCs w:val="23"/>
        </w:rPr>
        <w:t xml:space="preserve">  </w:t>
      </w:r>
      <w:r>
        <w:rPr>
          <w:rFonts w:ascii="宋体" w:hAnsi="宋体" w:eastAsia="宋体" w:cs="宋体"/>
          <w:spacing w:val="30"/>
          <w:sz w:val="23"/>
          <w:szCs w:val="23"/>
        </w:rPr>
        <w:t>四种基础</w:t>
      </w:r>
      <w:r>
        <w:rPr>
          <w:rFonts w:ascii="宋体" w:hAnsi="宋体" w:eastAsia="宋体" w:cs="宋体"/>
          <w:spacing w:val="10"/>
          <w:sz w:val="23"/>
          <w:szCs w:val="23"/>
        </w:rPr>
        <w:t>但极具代表性的范式，</w:t>
      </w:r>
      <w:r>
        <w:rPr>
          <w:rFonts w:ascii="宋体" w:hAnsi="宋体" w:eastAsia="宋体" w:cs="宋体"/>
          <w:spacing w:val="-48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0"/>
          <w:sz w:val="23"/>
          <w:szCs w:val="23"/>
        </w:rPr>
        <w:t>以</w:t>
      </w:r>
      <w:r>
        <w:rPr>
          <w:rFonts w:ascii="宋体" w:hAnsi="宋体" w:eastAsia="宋体" w:cs="宋体"/>
          <w:spacing w:val="-22"/>
          <w:sz w:val="23"/>
          <w:szCs w:val="23"/>
        </w:rPr>
        <w:t xml:space="preserve"> </w:t>
      </w:r>
      <w:r>
        <w:rPr>
          <w:sz w:val="23"/>
          <w:szCs w:val="23"/>
        </w:rPr>
        <w:t>ViT</w:t>
      </w:r>
      <w:r>
        <w:rPr>
          <w:spacing w:val="10"/>
          <w:sz w:val="23"/>
          <w:szCs w:val="23"/>
        </w:rPr>
        <w:t>-B/16</w:t>
      </w:r>
      <w:r>
        <w:rPr>
          <w:spacing w:val="42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0"/>
          <w:sz w:val="23"/>
          <w:szCs w:val="23"/>
        </w:rPr>
        <w:t>和</w:t>
      </w:r>
      <w:r>
        <w:rPr>
          <w:rFonts w:ascii="宋体" w:hAnsi="宋体" w:eastAsia="宋体" w:cs="宋体"/>
          <w:spacing w:val="-16"/>
          <w:sz w:val="23"/>
          <w:szCs w:val="23"/>
        </w:rPr>
        <w:t xml:space="preserve"> </w:t>
      </w:r>
      <w:r>
        <w:rPr>
          <w:sz w:val="23"/>
          <w:szCs w:val="23"/>
        </w:rPr>
        <w:t>ResNet</w:t>
      </w:r>
      <w:r>
        <w:rPr>
          <w:spacing w:val="10"/>
          <w:sz w:val="23"/>
          <w:szCs w:val="23"/>
        </w:rPr>
        <w:t>-50</w:t>
      </w:r>
      <w:r>
        <w:rPr>
          <w:spacing w:val="4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0"/>
          <w:sz w:val="23"/>
          <w:szCs w:val="23"/>
        </w:rPr>
        <w:t xml:space="preserve">为双重骨干网络，在 </w:t>
      </w:r>
      <w:r>
        <w:rPr>
          <w:sz w:val="23"/>
          <w:szCs w:val="23"/>
        </w:rPr>
        <w:t>CIFAR</w:t>
      </w:r>
      <w:r>
        <w:rPr>
          <w:spacing w:val="10"/>
          <w:sz w:val="23"/>
          <w:szCs w:val="23"/>
        </w:rPr>
        <w:t>-100</w:t>
      </w:r>
      <w:r>
        <w:rPr>
          <w:spacing w:val="4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0"/>
          <w:sz w:val="23"/>
          <w:szCs w:val="23"/>
        </w:rPr>
        <w:t>和</w:t>
      </w:r>
      <w:r>
        <w:rPr>
          <w:sz w:val="23"/>
          <w:szCs w:val="23"/>
        </w:rPr>
        <w:t>SVHN</w:t>
      </w:r>
      <w:r>
        <w:rPr>
          <w:spacing w:val="29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"/>
          <w:sz w:val="23"/>
          <w:szCs w:val="23"/>
        </w:rPr>
        <w:t>基准上进行系统实证对比， 回答上述问题。主要贡献包括</w:t>
      </w:r>
      <w:r>
        <w:rPr>
          <w:rFonts w:ascii="宋体" w:hAnsi="宋体" w:eastAsia="宋体" w:cs="宋体"/>
          <w:spacing w:val="17"/>
          <w:sz w:val="23"/>
          <w:szCs w:val="23"/>
        </w:rPr>
        <w:t>：（</w:t>
      </w:r>
      <w:r>
        <w:rPr>
          <w:spacing w:val="1"/>
          <w:sz w:val="23"/>
          <w:szCs w:val="23"/>
        </w:rPr>
        <w:t>1</w:t>
      </w:r>
      <w:r>
        <w:rPr>
          <w:rFonts w:ascii="宋体" w:hAnsi="宋体" w:eastAsia="宋体" w:cs="宋体"/>
          <w:spacing w:val="1"/>
          <w:sz w:val="23"/>
          <w:szCs w:val="23"/>
        </w:rPr>
        <w:t>）在统一实验框架</w:t>
      </w:r>
      <w:r>
        <w:rPr>
          <w:rFonts w:ascii="宋体" w:hAnsi="宋体" w:eastAsia="宋体" w:cs="宋体"/>
          <w:spacing w:val="2"/>
          <w:sz w:val="23"/>
          <w:szCs w:val="23"/>
        </w:rPr>
        <w:t>下系统对比四种迁移学习策略， 覆盖精度、</w:t>
      </w:r>
      <w:r>
        <w:rPr>
          <w:rFonts w:ascii="宋体" w:hAnsi="宋体" w:eastAsia="宋体" w:cs="宋体"/>
          <w:spacing w:val="1"/>
          <w:sz w:val="23"/>
          <w:szCs w:val="23"/>
        </w:rPr>
        <w:t>参数效率和训练成本三个维度</w:t>
      </w:r>
      <w:r>
        <w:rPr>
          <w:rFonts w:ascii="宋体" w:hAnsi="宋体" w:eastAsia="宋体" w:cs="宋体"/>
          <w:spacing w:val="17"/>
          <w:sz w:val="23"/>
          <w:szCs w:val="23"/>
        </w:rPr>
        <w:t>；（</w:t>
      </w:r>
      <w:r>
        <w:rPr>
          <w:spacing w:val="1"/>
          <w:sz w:val="23"/>
          <w:szCs w:val="23"/>
        </w:rPr>
        <w:t>2</w:t>
      </w:r>
      <w:r>
        <w:rPr>
          <w:rFonts w:ascii="宋体" w:hAnsi="宋体" w:eastAsia="宋体" w:cs="宋体"/>
          <w:spacing w:val="1"/>
          <w:sz w:val="23"/>
          <w:szCs w:val="23"/>
        </w:rPr>
        <w:t>）同时考</w:t>
      </w:r>
      <w:r>
        <w:rPr>
          <w:rFonts w:ascii="宋体" w:hAnsi="宋体" w:eastAsia="宋体" w:cs="宋体"/>
          <w:spacing w:val="19"/>
          <w:sz w:val="23"/>
          <w:szCs w:val="23"/>
        </w:rPr>
        <w:t>察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sz w:val="23"/>
          <w:szCs w:val="23"/>
        </w:rPr>
        <w:t>CNN</w:t>
      </w:r>
      <w:r>
        <w:rPr>
          <w:rFonts w:ascii="宋体" w:hAnsi="宋体" w:eastAsia="宋体" w:cs="宋体"/>
          <w:spacing w:val="19"/>
          <w:sz w:val="23"/>
          <w:szCs w:val="23"/>
        </w:rPr>
        <w:t>（</w:t>
      </w:r>
      <w:r>
        <w:rPr>
          <w:sz w:val="23"/>
          <w:szCs w:val="23"/>
        </w:rPr>
        <w:t>ResNet</w:t>
      </w:r>
      <w:r>
        <w:rPr>
          <w:spacing w:val="19"/>
          <w:sz w:val="23"/>
          <w:szCs w:val="23"/>
        </w:rPr>
        <w:t>-50</w:t>
      </w:r>
      <w:r>
        <w:rPr>
          <w:rFonts w:ascii="宋体" w:hAnsi="宋体" w:eastAsia="宋体" w:cs="宋体"/>
          <w:spacing w:val="19"/>
          <w:sz w:val="23"/>
          <w:szCs w:val="23"/>
        </w:rPr>
        <w:t>）和</w:t>
      </w:r>
      <w:r>
        <w:rPr>
          <w:rFonts w:ascii="宋体" w:hAnsi="宋体" w:eastAsia="宋体" w:cs="宋体"/>
          <w:spacing w:val="-24"/>
          <w:sz w:val="23"/>
          <w:szCs w:val="23"/>
        </w:rPr>
        <w:t xml:space="preserve"> </w:t>
      </w:r>
      <w:r>
        <w:rPr>
          <w:sz w:val="23"/>
          <w:szCs w:val="23"/>
        </w:rPr>
        <w:t>Vision</w:t>
      </w:r>
      <w:r>
        <w:rPr>
          <w:spacing w:val="38"/>
          <w:sz w:val="23"/>
          <w:szCs w:val="23"/>
        </w:rPr>
        <w:t xml:space="preserve"> </w:t>
      </w:r>
      <w:r>
        <w:rPr>
          <w:sz w:val="23"/>
          <w:szCs w:val="23"/>
        </w:rPr>
        <w:t>Transformer</w:t>
      </w:r>
      <w:r>
        <w:rPr>
          <w:rFonts w:ascii="宋体" w:hAnsi="宋体" w:eastAsia="宋体" w:cs="宋体"/>
          <w:spacing w:val="19"/>
          <w:sz w:val="23"/>
          <w:szCs w:val="23"/>
        </w:rPr>
        <w:t>（</w:t>
      </w:r>
      <w:r>
        <w:rPr>
          <w:sz w:val="23"/>
          <w:szCs w:val="23"/>
        </w:rPr>
        <w:t>ViT</w:t>
      </w:r>
      <w:r>
        <w:rPr>
          <w:spacing w:val="19"/>
          <w:sz w:val="23"/>
          <w:szCs w:val="23"/>
        </w:rPr>
        <w:t>-B/16</w:t>
      </w:r>
      <w:r>
        <w:rPr>
          <w:rFonts w:ascii="宋体" w:hAnsi="宋体" w:eastAsia="宋体" w:cs="宋体"/>
          <w:spacing w:val="19"/>
          <w:sz w:val="23"/>
          <w:szCs w:val="23"/>
        </w:rPr>
        <w:t>）两种骨干架构，揭示迁移策</w:t>
      </w:r>
      <w:r>
        <w:rPr>
          <w:rFonts w:ascii="宋体" w:hAnsi="宋体" w:eastAsia="宋体" w:cs="宋体"/>
          <w:spacing w:val="6"/>
          <w:sz w:val="23"/>
          <w:szCs w:val="23"/>
        </w:rPr>
        <w:t>略有效性的架构依赖性</w:t>
      </w:r>
      <w:r>
        <w:rPr>
          <w:rFonts w:ascii="宋体" w:hAnsi="宋体" w:eastAsia="宋体" w:cs="宋体"/>
          <w:spacing w:val="-9"/>
          <w:sz w:val="23"/>
          <w:szCs w:val="23"/>
        </w:rPr>
        <w:t>；（</w:t>
      </w:r>
      <w:r>
        <w:rPr>
          <w:spacing w:val="6"/>
          <w:sz w:val="23"/>
          <w:szCs w:val="23"/>
        </w:rPr>
        <w:t>3</w:t>
      </w:r>
      <w:r>
        <w:rPr>
          <w:rFonts w:ascii="宋体" w:hAnsi="宋体" w:eastAsia="宋体" w:cs="宋体"/>
          <w:spacing w:val="6"/>
          <w:sz w:val="23"/>
          <w:szCs w:val="23"/>
        </w:rPr>
        <w:t>）发现</w:t>
      </w:r>
      <w:r>
        <w:rPr>
          <w:rFonts w:ascii="宋体" w:hAnsi="宋体" w:eastAsia="宋体" w:cs="宋体"/>
          <w:spacing w:val="-40"/>
          <w:sz w:val="23"/>
          <w:szCs w:val="23"/>
        </w:rPr>
        <w:t xml:space="preserve"> </w:t>
      </w:r>
      <w:r>
        <w:rPr>
          <w:sz w:val="23"/>
          <w:szCs w:val="23"/>
        </w:rPr>
        <w:t>ViT</w:t>
      </w:r>
      <w:r>
        <w:rPr>
          <w:spacing w:val="6"/>
          <w:sz w:val="23"/>
          <w:szCs w:val="23"/>
        </w:rPr>
        <w:t>-B/16</w:t>
      </w:r>
      <w:r>
        <w:rPr>
          <w:spacing w:val="26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6"/>
          <w:sz w:val="23"/>
          <w:szCs w:val="23"/>
        </w:rPr>
        <w:t>从头训练在</w:t>
      </w:r>
      <w:r>
        <w:rPr>
          <w:rFonts w:ascii="宋体" w:hAnsi="宋体" w:eastAsia="宋体" w:cs="宋体"/>
          <w:spacing w:val="-31"/>
          <w:sz w:val="23"/>
          <w:szCs w:val="23"/>
        </w:rPr>
        <w:t xml:space="preserve"> </w:t>
      </w:r>
      <w:r>
        <w:rPr>
          <w:sz w:val="23"/>
          <w:szCs w:val="23"/>
        </w:rPr>
        <w:t>CIFAR</w:t>
      </w:r>
      <w:r>
        <w:rPr>
          <w:spacing w:val="6"/>
          <w:sz w:val="23"/>
          <w:szCs w:val="23"/>
        </w:rPr>
        <w:t>-10</w:t>
      </w:r>
      <w:r>
        <w:rPr>
          <w:spacing w:val="5"/>
          <w:sz w:val="23"/>
          <w:szCs w:val="23"/>
        </w:rPr>
        <w:t>0</w:t>
      </w:r>
      <w:r>
        <w:rPr>
          <w:spacing w:val="2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5"/>
          <w:sz w:val="23"/>
          <w:szCs w:val="23"/>
        </w:rPr>
        <w:t>上的失败模式和适</w:t>
      </w:r>
      <w:r>
        <w:rPr>
          <w:rFonts w:ascii="宋体" w:hAnsi="宋体" w:eastAsia="宋体" w:cs="宋体"/>
          <w:spacing w:val="8"/>
          <w:sz w:val="23"/>
          <w:szCs w:val="23"/>
        </w:rPr>
        <w:t>配器微调在</w:t>
      </w:r>
      <w:r>
        <w:rPr>
          <w:rFonts w:ascii="宋体" w:hAnsi="宋体" w:eastAsia="宋体" w:cs="宋体"/>
          <w:spacing w:val="-19"/>
          <w:sz w:val="23"/>
          <w:szCs w:val="23"/>
        </w:rPr>
        <w:t xml:space="preserve"> </w:t>
      </w:r>
      <w:r>
        <w:rPr>
          <w:sz w:val="23"/>
          <w:szCs w:val="23"/>
        </w:rPr>
        <w:t>ViT</w:t>
      </w:r>
      <w:r>
        <w:rPr>
          <w:spacing w:val="3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8"/>
          <w:sz w:val="23"/>
          <w:szCs w:val="23"/>
        </w:rPr>
        <w:t>上的训练崩溃现象，为资源受限场景下的方法选择提供了实证依据。</w:t>
      </w:r>
    </w:p>
    <w:p w14:paraId="52BC1D7A">
      <w:pPr>
        <w:spacing w:line="286" w:lineRule="auto"/>
        <w:rPr>
          <w:rFonts w:ascii="宋体" w:hAnsi="宋体" w:eastAsia="宋体" w:cs="宋体"/>
          <w:sz w:val="23"/>
          <w:szCs w:val="23"/>
        </w:rPr>
        <w:sectPr>
          <w:headerReference r:id="rId7" w:type="default"/>
          <w:footerReference r:id="rId8" w:type="default"/>
          <w:pgSz w:w="11906" w:h="16838"/>
          <w:pgMar w:top="1022" w:right="1302" w:bottom="400" w:left="1424" w:header="654" w:footer="0" w:gutter="0"/>
          <w:cols w:space="720" w:num="1"/>
        </w:sectPr>
      </w:pPr>
    </w:p>
    <w:p w14:paraId="17C7B1B0">
      <w:pPr>
        <w:spacing w:line="367" w:lineRule="auto"/>
        <w:rPr>
          <w:rFonts w:ascii="Arial"/>
          <w:sz w:val="21"/>
        </w:rPr>
      </w:pPr>
    </w:p>
    <w:p w14:paraId="014DFFE5">
      <w:pPr>
        <w:pStyle w:val="3"/>
        <w:spacing w:before="110" w:line="224" w:lineRule="auto"/>
        <w:ind w:left="3590"/>
        <w:rPr>
          <w:rFonts w:ascii="黑体" w:hAnsi="黑体" w:eastAsia="黑体" w:cs="黑体"/>
          <w:sz w:val="34"/>
          <w:szCs w:val="34"/>
        </w:rPr>
      </w:pPr>
      <w:r>
        <w:rPr>
          <w:b/>
          <w:bCs/>
          <w:spacing w:val="1"/>
          <w:sz w:val="34"/>
          <w:szCs w:val="34"/>
        </w:rPr>
        <w:t>2</w:t>
      </w:r>
      <w:r>
        <w:rPr>
          <w:b/>
          <w:bCs/>
          <w:spacing w:val="5"/>
          <w:sz w:val="34"/>
          <w:szCs w:val="34"/>
        </w:rPr>
        <w:t xml:space="preserve">    </w:t>
      </w:r>
      <w:r>
        <w:rPr>
          <w:rFonts w:ascii="黑体" w:hAnsi="黑体" w:eastAsia="黑体" w:cs="黑体"/>
          <w:spacing w:val="1"/>
          <w:sz w:val="34"/>
          <w:szCs w:val="34"/>
        </w:rPr>
        <w:t>相关工作</w:t>
      </w:r>
    </w:p>
    <w:p w14:paraId="40805A2D">
      <w:pPr>
        <w:spacing w:line="276" w:lineRule="auto"/>
        <w:rPr>
          <w:rFonts w:ascii="Arial"/>
          <w:sz w:val="21"/>
        </w:rPr>
      </w:pPr>
    </w:p>
    <w:p w14:paraId="029A9916">
      <w:pPr>
        <w:pStyle w:val="3"/>
        <w:spacing w:before="91" w:line="225" w:lineRule="auto"/>
        <w:ind w:left="9"/>
        <w:outlineLvl w:val="1"/>
        <w:rPr>
          <w:rFonts w:ascii="黑体" w:hAnsi="黑体" w:eastAsia="黑体" w:cs="黑体"/>
          <w:sz w:val="28"/>
          <w:szCs w:val="28"/>
        </w:rPr>
      </w:pPr>
      <w:r>
        <w:rPr>
          <w:b/>
          <w:bCs/>
          <w:spacing w:val="7"/>
          <w:sz w:val="28"/>
          <w:szCs w:val="28"/>
        </w:rPr>
        <w:t xml:space="preserve">2.1 </w:t>
      </w:r>
      <w:del w:id="94" w:author="刘华明" w:date="2026-10-15T16:39:26Z">
        <w:r>
          <w:rPr>
            <w:b/>
            <w:bCs/>
            <w:spacing w:val="7"/>
            <w:sz w:val="28"/>
            <w:szCs w:val="28"/>
          </w:rPr>
          <w:delText xml:space="preserve"> </w:delText>
        </w:r>
      </w:del>
      <w:del w:id="95" w:author="刘华明" w:date="2026-10-15T16:39:25Z">
        <w:r>
          <w:rPr>
            <w:b/>
            <w:bCs/>
            <w:spacing w:val="7"/>
            <w:sz w:val="28"/>
            <w:szCs w:val="28"/>
          </w:rPr>
          <w:delText xml:space="preserve">  </w:delText>
        </w:r>
      </w:del>
      <w:r>
        <w:rPr>
          <w:rFonts w:ascii="黑体" w:hAnsi="黑体" w:eastAsia="黑体" w:cs="黑体"/>
          <w:spacing w:val="7"/>
          <w:sz w:val="28"/>
          <w:szCs w:val="28"/>
        </w:rPr>
        <w:t>迁移学习概述</w:t>
      </w:r>
    </w:p>
    <w:p w14:paraId="3171CC74">
      <w:pPr>
        <w:pStyle w:val="3"/>
        <w:spacing w:before="215" w:line="286" w:lineRule="auto"/>
        <w:ind w:left="1" w:right="19" w:firstLine="478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4"/>
          <w:sz w:val="23"/>
          <w:szCs w:val="23"/>
        </w:rPr>
        <w:t>迁移学习旨在利用源域中的知识改进目标域的学习</w:t>
      </w:r>
      <w:r>
        <w:rPr>
          <w:rFonts w:ascii="宋体" w:hAnsi="宋体" w:eastAsia="宋体" w:cs="宋体"/>
          <w:spacing w:val="3"/>
          <w:sz w:val="23"/>
          <w:szCs w:val="23"/>
        </w:rPr>
        <w:t>性能。</w:t>
      </w:r>
      <w:commentRangeStart w:id="0"/>
      <w:r>
        <w:rPr>
          <w:sz w:val="23"/>
          <w:szCs w:val="23"/>
        </w:rPr>
        <w:t>Pan</w:t>
      </w:r>
      <w:r>
        <w:rPr>
          <w:spacing w:val="28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3"/>
          <w:sz w:val="23"/>
          <w:szCs w:val="23"/>
        </w:rPr>
        <w:t>等人</w:t>
      </w:r>
      <w:commentRangeEnd w:id="0"/>
      <w:r>
        <w:commentReference w:id="0"/>
      </w:r>
      <w:r>
        <w:rPr>
          <w:rFonts w:ascii="宋体" w:hAnsi="宋体" w:eastAsia="宋体" w:cs="宋体"/>
          <w:spacing w:val="3"/>
          <w:sz w:val="23"/>
          <w:szCs w:val="23"/>
        </w:rPr>
        <w:t>在其经典</w:t>
      </w:r>
      <w:r>
        <w:rPr>
          <w:rFonts w:ascii="宋体" w:hAnsi="宋体" w:eastAsia="宋体" w:cs="宋体"/>
          <w:spacing w:val="14"/>
          <w:sz w:val="23"/>
          <w:szCs w:val="23"/>
        </w:rPr>
        <w:t>综述中将迁移学习按照源域与目标域之间的关系分为归纳迁移学习（</w:t>
      </w:r>
      <w:r>
        <w:rPr>
          <w:sz w:val="23"/>
          <w:szCs w:val="23"/>
        </w:rPr>
        <w:t>Inductive</w:t>
      </w:r>
      <w:r>
        <w:rPr>
          <w:spacing w:val="37"/>
          <w:sz w:val="23"/>
          <w:szCs w:val="23"/>
        </w:rPr>
        <w:t xml:space="preserve"> </w:t>
      </w:r>
      <w:r>
        <w:rPr>
          <w:sz w:val="23"/>
          <w:szCs w:val="23"/>
        </w:rPr>
        <w:t>Transfer Learning</w:t>
      </w:r>
      <w:r>
        <w:rPr>
          <w:rFonts w:ascii="宋体" w:hAnsi="宋体" w:eastAsia="宋体" w:cs="宋体"/>
          <w:spacing w:val="14"/>
          <w:sz w:val="23"/>
          <w:szCs w:val="23"/>
        </w:rPr>
        <w:t>）、直推式迁移学习（</w:t>
      </w:r>
      <w:r>
        <w:rPr>
          <w:sz w:val="23"/>
          <w:szCs w:val="23"/>
        </w:rPr>
        <w:t>Transductive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Transfer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Learning</w:t>
      </w:r>
      <w:r>
        <w:rPr>
          <w:rFonts w:ascii="宋体" w:hAnsi="宋体" w:eastAsia="宋体" w:cs="宋体"/>
          <w:spacing w:val="14"/>
          <w:sz w:val="23"/>
          <w:szCs w:val="23"/>
        </w:rPr>
        <w:t>）和无监督迁移学习（</w:t>
      </w:r>
      <w:r>
        <w:rPr>
          <w:sz w:val="23"/>
          <w:szCs w:val="23"/>
        </w:rPr>
        <w:t>Un</w:t>
      </w:r>
      <w:r>
        <w:rPr>
          <w:spacing w:val="14"/>
          <w:sz w:val="23"/>
          <w:szCs w:val="23"/>
        </w:rPr>
        <w:t>-</w:t>
      </w:r>
      <w:r>
        <w:rPr>
          <w:sz w:val="23"/>
          <w:szCs w:val="23"/>
        </w:rPr>
        <w:t xml:space="preserve"> supervised</w:t>
      </w:r>
      <w:r>
        <w:rPr>
          <w:spacing w:val="42"/>
          <w:sz w:val="23"/>
          <w:szCs w:val="23"/>
        </w:rPr>
        <w:t xml:space="preserve"> </w:t>
      </w:r>
      <w:r>
        <w:rPr>
          <w:sz w:val="23"/>
          <w:szCs w:val="23"/>
        </w:rPr>
        <w:t>Transfer</w:t>
      </w:r>
      <w:r>
        <w:rPr>
          <w:spacing w:val="43"/>
          <w:sz w:val="23"/>
          <w:szCs w:val="23"/>
        </w:rPr>
        <w:t xml:space="preserve"> </w:t>
      </w:r>
      <w:r>
        <w:rPr>
          <w:sz w:val="23"/>
          <w:szCs w:val="23"/>
        </w:rPr>
        <w:t>Learning</w:t>
      </w:r>
      <w:r>
        <w:rPr>
          <w:rFonts w:ascii="宋体" w:hAnsi="宋体" w:eastAsia="宋体" w:cs="宋体"/>
          <w:spacing w:val="21"/>
          <w:sz w:val="23"/>
          <w:szCs w:val="23"/>
        </w:rPr>
        <w:t>）三大类。在计算机视觉领域，迁移学习的</w:t>
      </w:r>
      <w:r>
        <w:rPr>
          <w:rFonts w:ascii="宋体" w:hAnsi="宋体" w:eastAsia="宋体" w:cs="宋体"/>
          <w:spacing w:val="20"/>
          <w:sz w:val="23"/>
          <w:szCs w:val="23"/>
        </w:rPr>
        <w:t>典型范式是利</w:t>
      </w:r>
      <w:r>
        <w:rPr>
          <w:rFonts w:ascii="宋体" w:hAnsi="宋体" w:eastAsia="宋体" w:cs="宋体"/>
          <w:spacing w:val="4"/>
          <w:sz w:val="23"/>
          <w:szCs w:val="23"/>
        </w:rPr>
        <w:t>用在</w:t>
      </w:r>
      <w:r>
        <w:rPr>
          <w:rFonts w:ascii="宋体" w:hAnsi="宋体" w:eastAsia="宋体" w:cs="宋体"/>
          <w:spacing w:val="-20"/>
          <w:sz w:val="23"/>
          <w:szCs w:val="23"/>
        </w:rPr>
        <w:t xml:space="preserve"> </w:t>
      </w:r>
      <w:r>
        <w:rPr>
          <w:sz w:val="23"/>
          <w:szCs w:val="23"/>
        </w:rPr>
        <w:t>ImageNet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4"/>
          <w:sz w:val="23"/>
          <w:szCs w:val="23"/>
        </w:rPr>
        <w:t>等大规模数据集上预训练的模型，</w:t>
      </w:r>
      <w:r>
        <w:rPr>
          <w:rFonts w:ascii="宋体" w:hAnsi="宋体" w:eastAsia="宋体" w:cs="宋体"/>
          <w:spacing w:val="-2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4"/>
          <w:sz w:val="23"/>
          <w:szCs w:val="23"/>
        </w:rPr>
        <w:t>将其特征提取能力迁移至下游任务。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sz w:val="23"/>
          <w:szCs w:val="23"/>
        </w:rPr>
        <w:t>ImageNet</w:t>
      </w:r>
      <w:r>
        <w:rPr>
          <w:spacing w:val="3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6"/>
          <w:sz w:val="23"/>
          <w:szCs w:val="23"/>
        </w:rPr>
        <w:t>数据集由</w:t>
      </w:r>
      <w:commentRangeStart w:id="1"/>
      <w:r>
        <w:rPr>
          <w:rFonts w:ascii="宋体" w:hAnsi="宋体" w:eastAsia="宋体" w:cs="宋体"/>
          <w:spacing w:val="-20"/>
          <w:sz w:val="23"/>
          <w:szCs w:val="23"/>
        </w:rPr>
        <w:t xml:space="preserve"> </w:t>
      </w:r>
      <w:r>
        <w:rPr>
          <w:sz w:val="23"/>
          <w:szCs w:val="23"/>
        </w:rPr>
        <w:t>Deng</w:t>
      </w:r>
      <w:r>
        <w:rPr>
          <w:spacing w:val="3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6"/>
          <w:sz w:val="23"/>
          <w:szCs w:val="23"/>
        </w:rPr>
        <w:t>等人</w:t>
      </w:r>
      <w:commentRangeEnd w:id="1"/>
      <w:r>
        <w:commentReference w:id="1"/>
      </w:r>
      <w:r>
        <w:rPr>
          <w:rFonts w:ascii="宋体" w:hAnsi="宋体" w:eastAsia="宋体" w:cs="宋体"/>
          <w:spacing w:val="6"/>
          <w:sz w:val="23"/>
          <w:szCs w:val="23"/>
        </w:rPr>
        <w:t>于</w:t>
      </w:r>
      <w:r>
        <w:rPr>
          <w:rFonts w:ascii="宋体" w:hAnsi="宋体" w:eastAsia="宋体" w:cs="宋体"/>
          <w:spacing w:val="-19"/>
          <w:sz w:val="23"/>
          <w:szCs w:val="23"/>
        </w:rPr>
        <w:t xml:space="preserve"> </w:t>
      </w:r>
      <w:r>
        <w:rPr>
          <w:spacing w:val="6"/>
          <w:sz w:val="23"/>
          <w:szCs w:val="23"/>
        </w:rPr>
        <w:t>2009</w:t>
      </w:r>
      <w:r>
        <w:rPr>
          <w:spacing w:val="38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6"/>
          <w:sz w:val="23"/>
          <w:szCs w:val="23"/>
        </w:rPr>
        <w:t xml:space="preserve">年构建，包含超过 </w:t>
      </w:r>
      <w:r>
        <w:rPr>
          <w:spacing w:val="6"/>
          <w:sz w:val="23"/>
          <w:szCs w:val="23"/>
        </w:rPr>
        <w:t>1,40</w:t>
      </w:r>
      <w:r>
        <w:rPr>
          <w:spacing w:val="5"/>
          <w:sz w:val="23"/>
          <w:szCs w:val="23"/>
        </w:rPr>
        <w:t>0</w:t>
      </w:r>
      <w:r>
        <w:rPr>
          <w:spacing w:val="42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5"/>
          <w:sz w:val="23"/>
          <w:szCs w:val="23"/>
        </w:rPr>
        <w:t>万张标注图像，涵</w:t>
      </w:r>
      <w:r>
        <w:rPr>
          <w:rFonts w:ascii="宋体" w:hAnsi="宋体" w:eastAsia="宋体" w:cs="宋体"/>
          <w:spacing w:val="10"/>
          <w:sz w:val="23"/>
          <w:szCs w:val="23"/>
        </w:rPr>
        <w:t>盖</w:t>
      </w:r>
      <w:r>
        <w:rPr>
          <w:rFonts w:ascii="宋体" w:hAnsi="宋体" w:eastAsia="宋体" w:cs="宋体"/>
          <w:spacing w:val="-23"/>
          <w:sz w:val="23"/>
          <w:szCs w:val="23"/>
        </w:rPr>
        <w:t xml:space="preserve"> </w:t>
      </w:r>
      <w:r>
        <w:rPr>
          <w:spacing w:val="10"/>
          <w:sz w:val="23"/>
          <w:szCs w:val="23"/>
        </w:rPr>
        <w:t>21,841</w:t>
      </w:r>
      <w:r>
        <w:rPr>
          <w:spacing w:val="31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0"/>
          <w:sz w:val="23"/>
          <w:szCs w:val="23"/>
        </w:rPr>
        <w:t>个类别，是计算机视觉领域最重要的基准</w:t>
      </w:r>
      <w:r>
        <w:rPr>
          <w:rFonts w:ascii="宋体" w:hAnsi="宋体" w:eastAsia="宋体" w:cs="宋体"/>
          <w:spacing w:val="9"/>
          <w:sz w:val="23"/>
          <w:szCs w:val="23"/>
        </w:rPr>
        <w:t>数据集之一。</w:t>
      </w:r>
      <w:r>
        <w:rPr>
          <w:sz w:val="23"/>
          <w:szCs w:val="23"/>
        </w:rPr>
        <w:t>ImageNet</w:t>
      </w:r>
      <w:r>
        <w:rPr>
          <w:spacing w:val="3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9"/>
          <w:sz w:val="23"/>
          <w:szCs w:val="23"/>
        </w:rPr>
        <w:t>大规模视觉</w:t>
      </w:r>
      <w:r>
        <w:rPr>
          <w:rFonts w:ascii="宋体" w:hAnsi="宋体" w:eastAsia="宋体" w:cs="宋体"/>
          <w:spacing w:val="6"/>
          <w:sz w:val="23"/>
          <w:szCs w:val="23"/>
        </w:rPr>
        <w:t>识别挑战赛（</w:t>
      </w:r>
      <w:r>
        <w:rPr>
          <w:sz w:val="23"/>
          <w:szCs w:val="23"/>
        </w:rPr>
        <w:t>ILSVRC</w:t>
      </w:r>
      <w:r>
        <w:rPr>
          <w:rFonts w:ascii="宋体" w:hAnsi="宋体" w:eastAsia="宋体" w:cs="宋体"/>
          <w:spacing w:val="6"/>
          <w:sz w:val="23"/>
          <w:szCs w:val="23"/>
        </w:rPr>
        <w:t xml:space="preserve">）使用其中的 </w:t>
      </w:r>
      <w:r>
        <w:rPr>
          <w:spacing w:val="6"/>
          <w:sz w:val="23"/>
          <w:szCs w:val="23"/>
        </w:rPr>
        <w:t>1,000</w:t>
      </w:r>
      <w:r>
        <w:rPr>
          <w:spacing w:val="36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6"/>
          <w:sz w:val="23"/>
          <w:szCs w:val="23"/>
        </w:rPr>
        <w:t xml:space="preserve">类子集，包含约 </w:t>
      </w:r>
      <w:r>
        <w:rPr>
          <w:spacing w:val="6"/>
          <w:sz w:val="23"/>
          <w:szCs w:val="23"/>
        </w:rPr>
        <w:t>128</w:t>
      </w:r>
      <w:r>
        <w:rPr>
          <w:spacing w:val="41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6"/>
          <w:sz w:val="23"/>
          <w:szCs w:val="23"/>
        </w:rPr>
        <w:t>万张训练图像，</w:t>
      </w:r>
      <w:r>
        <w:rPr>
          <w:rFonts w:ascii="宋体" w:hAnsi="宋体" w:eastAsia="宋体" w:cs="宋体"/>
          <w:spacing w:val="-58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5"/>
          <w:sz w:val="23"/>
          <w:szCs w:val="23"/>
        </w:rPr>
        <w:t>已成为</w:t>
      </w:r>
      <w:r>
        <w:rPr>
          <w:rFonts w:ascii="宋体" w:hAnsi="宋体" w:eastAsia="宋体" w:cs="宋体"/>
          <w:spacing w:val="6"/>
          <w:sz w:val="23"/>
          <w:szCs w:val="23"/>
        </w:rPr>
        <w:t>评估图像分类模型性能的标准基准。</w:t>
      </w:r>
    </w:p>
    <w:p w14:paraId="19D2096D">
      <w:pPr>
        <w:pStyle w:val="3"/>
        <w:spacing w:before="19" w:line="286" w:lineRule="auto"/>
        <w:ind w:left="2" w:right="134" w:firstLine="478"/>
        <w:jc w:val="both"/>
        <w:rPr>
          <w:rFonts w:ascii="宋体" w:hAnsi="宋体" w:eastAsia="宋体" w:cs="宋体"/>
          <w:sz w:val="23"/>
          <w:szCs w:val="23"/>
        </w:rPr>
      </w:pPr>
      <w:commentRangeStart w:id="2"/>
      <w:r>
        <w:rPr>
          <w:sz w:val="23"/>
          <w:szCs w:val="23"/>
        </w:rPr>
        <w:t>Kornblith</w:t>
      </w:r>
      <w:r>
        <w:rPr>
          <w:spacing w:val="3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</w:rPr>
        <w:t>等人</w:t>
      </w:r>
      <w:commentRangeEnd w:id="2"/>
      <w:r>
        <w:commentReference w:id="2"/>
      </w:r>
      <w:r>
        <w:rPr>
          <w:rFonts w:ascii="宋体" w:hAnsi="宋体" w:eastAsia="宋体" w:cs="宋体"/>
          <w:spacing w:val="7"/>
          <w:sz w:val="23"/>
          <w:szCs w:val="23"/>
        </w:rPr>
        <w:t>对</w:t>
      </w:r>
      <w:r>
        <w:rPr>
          <w:rFonts w:ascii="宋体" w:hAnsi="宋体" w:eastAsia="宋体" w:cs="宋体"/>
          <w:spacing w:val="-32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26</w:t>
      </w:r>
      <w:r>
        <w:rPr>
          <w:spacing w:val="23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</w:rPr>
        <w:t>种</w:t>
      </w:r>
      <w:r>
        <w:rPr>
          <w:rFonts w:ascii="宋体" w:hAnsi="宋体" w:eastAsia="宋体" w:cs="宋体"/>
          <w:spacing w:val="-36"/>
          <w:sz w:val="23"/>
          <w:szCs w:val="23"/>
        </w:rPr>
        <w:t xml:space="preserve"> </w:t>
      </w:r>
      <w:r>
        <w:rPr>
          <w:sz w:val="23"/>
          <w:szCs w:val="23"/>
        </w:rPr>
        <w:t>ImageNet</w:t>
      </w:r>
      <w:r>
        <w:rPr>
          <w:spacing w:val="26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</w:rPr>
        <w:t>分类模型在</w:t>
      </w:r>
      <w:r>
        <w:rPr>
          <w:rFonts w:ascii="宋体" w:hAnsi="宋体" w:eastAsia="宋体" w:cs="宋体"/>
          <w:spacing w:val="-22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12</w:t>
      </w:r>
      <w:r>
        <w:rPr>
          <w:spacing w:val="23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</w:rPr>
        <w:t>个迁移学习数据集上的表现进</w:t>
      </w:r>
      <w:r>
        <w:rPr>
          <w:rFonts w:ascii="宋体" w:hAnsi="宋体" w:eastAsia="宋体" w:cs="宋体"/>
          <w:spacing w:val="11"/>
          <w:sz w:val="23"/>
          <w:szCs w:val="23"/>
        </w:rPr>
        <w:t>行了系统评测，验证了</w:t>
      </w:r>
      <w:r>
        <w:rPr>
          <w:rFonts w:ascii="宋体" w:hAnsi="宋体" w:eastAsia="宋体" w:cs="宋体"/>
          <w:spacing w:val="-7"/>
          <w:sz w:val="23"/>
          <w:szCs w:val="23"/>
        </w:rPr>
        <w:t xml:space="preserve"> </w:t>
      </w:r>
      <w:r>
        <w:rPr>
          <w:sz w:val="23"/>
          <w:szCs w:val="23"/>
        </w:rPr>
        <w:t>ImageNet</w:t>
      </w:r>
      <w:r>
        <w:rPr>
          <w:spacing w:val="3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1"/>
          <w:sz w:val="23"/>
          <w:szCs w:val="23"/>
        </w:rPr>
        <w:t>预训练精度与迁移学习性能之间的强正相关关系，并</w:t>
      </w:r>
      <w:r>
        <w:rPr>
          <w:rFonts w:ascii="宋体" w:hAnsi="宋体" w:eastAsia="宋体" w:cs="宋体"/>
          <w:spacing w:val="3"/>
          <w:sz w:val="23"/>
          <w:szCs w:val="23"/>
        </w:rPr>
        <w:t>发现线性探测和全量微调在不同数据规模下各有优势。</w:t>
      </w:r>
      <w:commentRangeStart w:id="3"/>
      <w:r>
        <w:rPr>
          <w:rFonts w:ascii="宋体" w:hAnsi="宋体" w:eastAsia="宋体" w:cs="宋体"/>
          <w:spacing w:val="3"/>
          <w:sz w:val="23"/>
          <w:szCs w:val="23"/>
        </w:rPr>
        <w:t xml:space="preserve"> </w:t>
      </w:r>
      <w:r>
        <w:rPr>
          <w:sz w:val="23"/>
          <w:szCs w:val="23"/>
        </w:rPr>
        <w:t>Zhuang</w:t>
      </w:r>
      <w:r>
        <w:rPr>
          <w:spacing w:val="2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3"/>
          <w:sz w:val="23"/>
          <w:szCs w:val="23"/>
        </w:rPr>
        <w:t>等人</w:t>
      </w:r>
      <w:commentRangeEnd w:id="3"/>
      <w:r>
        <w:commentReference w:id="3"/>
      </w:r>
      <w:r>
        <w:rPr>
          <w:rFonts w:ascii="宋体" w:hAnsi="宋体" w:eastAsia="宋体" w:cs="宋体"/>
          <w:spacing w:val="3"/>
          <w:sz w:val="23"/>
          <w:szCs w:val="23"/>
        </w:rPr>
        <w:t>在其综</w:t>
      </w:r>
      <w:r>
        <w:rPr>
          <w:rFonts w:ascii="宋体" w:hAnsi="宋体" w:eastAsia="宋体" w:cs="宋体"/>
          <w:spacing w:val="2"/>
          <w:sz w:val="23"/>
          <w:szCs w:val="23"/>
        </w:rPr>
        <w:t>合性综述</w:t>
      </w:r>
      <w:r>
        <w:rPr>
          <w:rFonts w:ascii="宋体" w:hAnsi="宋体" w:eastAsia="宋体" w:cs="宋体"/>
          <w:spacing w:val="8"/>
          <w:sz w:val="23"/>
          <w:szCs w:val="23"/>
        </w:rPr>
        <w:t>中进一步将迁移学习方法按照知识表示方式分为基于实例、基于特征、基于模型和基于</w:t>
      </w:r>
      <w:r>
        <w:rPr>
          <w:rFonts w:ascii="宋体" w:hAnsi="宋体" w:eastAsia="宋体" w:cs="宋体"/>
          <w:spacing w:val="4"/>
          <w:sz w:val="23"/>
          <w:szCs w:val="23"/>
        </w:rPr>
        <w:t>关系四种类型，</w:t>
      </w:r>
      <w:r>
        <w:rPr>
          <w:rFonts w:ascii="宋体" w:hAnsi="宋体" w:eastAsia="宋体" w:cs="宋体"/>
          <w:spacing w:val="-5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4"/>
          <w:sz w:val="23"/>
          <w:szCs w:val="23"/>
        </w:rPr>
        <w:t>并指出基于模型的迁移学习（即利用预训</w:t>
      </w:r>
      <w:r>
        <w:rPr>
          <w:rFonts w:ascii="宋体" w:hAnsi="宋体" w:eastAsia="宋体" w:cs="宋体"/>
          <w:spacing w:val="3"/>
          <w:sz w:val="23"/>
          <w:szCs w:val="23"/>
        </w:rPr>
        <w:t>练模型参数进行迁移） 是当前</w:t>
      </w:r>
      <w:r>
        <w:rPr>
          <w:rFonts w:ascii="宋体" w:hAnsi="宋体" w:eastAsia="宋体" w:cs="宋体"/>
          <w:spacing w:val="5"/>
          <w:sz w:val="23"/>
          <w:szCs w:val="23"/>
        </w:rPr>
        <w:t>计算机视觉领域最主流的方法。</w:t>
      </w:r>
    </w:p>
    <w:p w14:paraId="7AF35223">
      <w:pPr>
        <w:spacing w:line="298" w:lineRule="auto"/>
        <w:rPr>
          <w:rFonts w:ascii="Arial"/>
          <w:sz w:val="21"/>
        </w:rPr>
      </w:pPr>
    </w:p>
    <w:p w14:paraId="3E1AFCE6">
      <w:pPr>
        <w:pStyle w:val="3"/>
        <w:spacing w:before="92" w:line="225" w:lineRule="auto"/>
        <w:ind w:left="9"/>
        <w:outlineLvl w:val="1"/>
        <w:rPr>
          <w:rFonts w:ascii="黑体" w:hAnsi="黑体" w:eastAsia="黑体" w:cs="黑体"/>
          <w:sz w:val="28"/>
          <w:szCs w:val="28"/>
        </w:rPr>
      </w:pPr>
      <w:r>
        <w:rPr>
          <w:b/>
          <w:bCs/>
          <w:spacing w:val="7"/>
          <w:sz w:val="28"/>
          <w:szCs w:val="28"/>
        </w:rPr>
        <w:t xml:space="preserve">2.2 </w:t>
      </w:r>
      <w:del w:id="96" w:author="刘华明" w:date="2026-10-15T16:39:29Z">
        <w:r>
          <w:rPr>
            <w:b/>
            <w:bCs/>
            <w:spacing w:val="7"/>
            <w:sz w:val="28"/>
            <w:szCs w:val="28"/>
          </w:rPr>
          <w:delText xml:space="preserve">   </w:delText>
        </w:r>
      </w:del>
      <w:r>
        <w:rPr>
          <w:rFonts w:ascii="黑体" w:hAnsi="黑体" w:eastAsia="黑体" w:cs="黑体"/>
          <w:spacing w:val="7"/>
          <w:sz w:val="28"/>
          <w:szCs w:val="28"/>
        </w:rPr>
        <w:t>骨干网络架构</w:t>
      </w:r>
    </w:p>
    <w:p w14:paraId="5442689E">
      <w:pPr>
        <w:pStyle w:val="3"/>
        <w:spacing w:before="212" w:line="269" w:lineRule="auto"/>
        <w:ind w:firstLine="480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3"/>
          <w:sz w:val="23"/>
          <w:szCs w:val="23"/>
        </w:rPr>
        <w:t>迁移学习的有效性建立在大规模预训练模型的基础之上。残差网络（</w:t>
      </w:r>
      <w:r>
        <w:rPr>
          <w:sz w:val="23"/>
          <w:szCs w:val="23"/>
        </w:rPr>
        <w:t>ResNet</w:t>
      </w:r>
      <w:r>
        <w:rPr>
          <w:rFonts w:ascii="Times New Roman" w:hAnsi="Times New Roman" w:eastAsia="Times New Roman" w:cs="Times New Roman"/>
          <w:sz w:val="23"/>
          <w:szCs w:val="23"/>
        </w:rPr>
        <w:t>）</w:t>
      </w:r>
      <w:r>
        <w:rPr>
          <w:rFonts w:ascii="宋体" w:hAnsi="宋体" w:eastAsia="宋体" w:cs="宋体"/>
          <w:spacing w:val="9"/>
          <w:sz w:val="23"/>
          <w:szCs w:val="23"/>
          <w:vertAlign w:val="superscript"/>
        </w:rPr>
        <w:t>[</w:t>
      </w:r>
      <w:r>
        <w:rPr>
          <w:rFonts w:ascii="宋体" w:hAnsi="宋体" w:eastAsia="宋体" w:cs="宋体"/>
          <w:spacing w:val="9"/>
          <w:sz w:val="23"/>
          <w:szCs w:val="23"/>
          <w:vertAlign w:val="superscript"/>
        </w:rPr>
        <w:fldChar w:fldCharType="begin"/>
      </w:r>
      <w:r>
        <w:rPr>
          <w:rFonts w:ascii="宋体" w:hAnsi="宋体" w:eastAsia="宋体" w:cs="宋体"/>
          <w:spacing w:val="9"/>
          <w:sz w:val="23"/>
          <w:szCs w:val="23"/>
          <w:vertAlign w:val="superscript"/>
        </w:rPr>
        <w:instrText xml:space="preserve"> HYPERLINK \l "bookmark11" </w:instrText>
      </w:r>
      <w:r>
        <w:rPr>
          <w:rFonts w:ascii="宋体" w:hAnsi="宋体" w:eastAsia="宋体" w:cs="宋体"/>
          <w:spacing w:val="9"/>
          <w:sz w:val="23"/>
          <w:szCs w:val="23"/>
          <w:vertAlign w:val="superscript"/>
        </w:rPr>
        <w:fldChar w:fldCharType="separate"/>
      </w:r>
      <w:r>
        <w:rPr>
          <w:rFonts w:ascii="宋体" w:hAnsi="宋体" w:eastAsia="宋体" w:cs="宋体"/>
          <w:spacing w:val="9"/>
          <w:sz w:val="23"/>
          <w:szCs w:val="23"/>
          <w:vertAlign w:val="superscript"/>
        </w:rPr>
        <w:t>11</w:t>
      </w:r>
      <w:r>
        <w:rPr>
          <w:rFonts w:ascii="宋体" w:hAnsi="宋体" w:eastAsia="宋体" w:cs="宋体"/>
          <w:spacing w:val="9"/>
          <w:sz w:val="23"/>
          <w:szCs w:val="23"/>
          <w:vertAlign w:val="superscript"/>
        </w:rPr>
        <w:fldChar w:fldCharType="end"/>
      </w:r>
      <w:r>
        <w:rPr>
          <w:rFonts w:ascii="宋体" w:hAnsi="宋体" w:eastAsia="宋体" w:cs="宋体"/>
          <w:spacing w:val="9"/>
          <w:sz w:val="23"/>
          <w:szCs w:val="23"/>
          <w:vertAlign w:val="superscript"/>
        </w:rPr>
        <w:t xml:space="preserve">] </w:t>
      </w:r>
      <w:r>
        <w:rPr>
          <w:rFonts w:ascii="宋体" w:hAnsi="宋体" w:eastAsia="宋体" w:cs="宋体"/>
          <w:spacing w:val="2"/>
          <w:sz w:val="23"/>
          <w:szCs w:val="23"/>
        </w:rPr>
        <w:t>通</w:t>
      </w:r>
      <w:r>
        <w:rPr>
          <w:rFonts w:ascii="宋体" w:hAnsi="宋体" w:eastAsia="宋体" w:cs="宋体"/>
          <w:spacing w:val="12"/>
          <w:sz w:val="23"/>
          <w:szCs w:val="23"/>
        </w:rPr>
        <w:t>过引入跳跃连接解决了深层网络的退化问题，成为迁移学习研究中最广泛使用的</w:t>
      </w:r>
      <w:r>
        <w:rPr>
          <w:rFonts w:ascii="宋体" w:hAnsi="宋体" w:eastAsia="宋体" w:cs="宋体"/>
          <w:spacing w:val="-8"/>
          <w:sz w:val="23"/>
          <w:szCs w:val="23"/>
        </w:rPr>
        <w:t xml:space="preserve"> </w:t>
      </w:r>
      <w:r>
        <w:rPr>
          <w:sz w:val="23"/>
          <w:szCs w:val="23"/>
        </w:rPr>
        <w:t>CNN</w:t>
      </w:r>
      <w:r>
        <w:rPr>
          <w:rFonts w:ascii="宋体" w:hAnsi="宋体" w:eastAsia="宋体" w:cs="宋体"/>
          <w:spacing w:val="9"/>
          <w:sz w:val="23"/>
          <w:szCs w:val="23"/>
        </w:rPr>
        <w:t>骨干架构。</w:t>
      </w:r>
      <w:r>
        <w:rPr>
          <w:sz w:val="23"/>
          <w:szCs w:val="23"/>
        </w:rPr>
        <w:t>He</w:t>
      </w:r>
      <w:r>
        <w:rPr>
          <w:spacing w:val="68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9"/>
          <w:sz w:val="23"/>
          <w:szCs w:val="23"/>
        </w:rPr>
        <w:t>等人</w:t>
      </w:r>
      <w:ins w:id="97" w:author="刘华明" w:date="2026-10-15T16:39:46Z">
        <w:r>
          <w:rPr>
            <w:rFonts w:hint="eastAsia" w:ascii="宋体" w:hAnsi="宋体" w:eastAsia="宋体" w:cs="宋体"/>
            <w:spacing w:val="9"/>
            <w:sz w:val="23"/>
            <w:szCs w:val="23"/>
            <w:vertAlign w:val="superscript"/>
            <w:lang w:val="en-US" w:eastAsia="zh-CN"/>
            <w:rPrChange w:id="98" w:author="刘华明" w:date="2026-10-15T16:39:52Z">
              <w:rPr>
                <w:rFonts w:hint="eastAsia" w:ascii="宋体" w:hAnsi="宋体" w:eastAsia="宋体" w:cs="宋体"/>
                <w:spacing w:val="9"/>
                <w:sz w:val="23"/>
                <w:szCs w:val="23"/>
                <w:lang w:val="en-US" w:eastAsia="zh-CN"/>
              </w:rPr>
            </w:rPrChange>
          </w:rPr>
          <w:t>[1</w:t>
        </w:r>
      </w:ins>
      <w:ins w:id="100" w:author="刘华明" w:date="2026-10-15T16:39:47Z">
        <w:r>
          <w:rPr>
            <w:rFonts w:hint="eastAsia" w:ascii="宋体" w:hAnsi="宋体" w:eastAsia="宋体" w:cs="宋体"/>
            <w:spacing w:val="9"/>
            <w:sz w:val="23"/>
            <w:szCs w:val="23"/>
            <w:vertAlign w:val="superscript"/>
            <w:lang w:val="en-US" w:eastAsia="zh-CN"/>
            <w:rPrChange w:id="101" w:author="刘华明" w:date="2026-10-15T16:39:52Z">
              <w:rPr>
                <w:rFonts w:hint="eastAsia" w:ascii="宋体" w:hAnsi="宋体" w:eastAsia="宋体" w:cs="宋体"/>
                <w:spacing w:val="9"/>
                <w:sz w:val="23"/>
                <w:szCs w:val="23"/>
                <w:lang w:val="en-US" w:eastAsia="zh-CN"/>
              </w:rPr>
            </w:rPrChange>
          </w:rPr>
          <w:t>1]</w:t>
        </w:r>
      </w:ins>
      <w:r>
        <w:rPr>
          <w:rFonts w:ascii="宋体" w:hAnsi="宋体" w:eastAsia="宋体" w:cs="宋体"/>
          <w:spacing w:val="9"/>
          <w:sz w:val="23"/>
          <w:szCs w:val="23"/>
        </w:rPr>
        <w:t>指出，</w:t>
      </w:r>
      <w:r>
        <w:rPr>
          <w:rFonts w:ascii="宋体" w:hAnsi="宋体" w:eastAsia="宋体" w:cs="宋体"/>
          <w:spacing w:val="-56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9"/>
          <w:sz w:val="23"/>
          <w:szCs w:val="23"/>
        </w:rPr>
        <w:t>当网络深度增加时，</w:t>
      </w:r>
      <w:r>
        <w:rPr>
          <w:rFonts w:ascii="宋体" w:hAnsi="宋体" w:eastAsia="宋体" w:cs="宋体"/>
          <w:spacing w:val="-6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9"/>
          <w:sz w:val="23"/>
          <w:szCs w:val="23"/>
        </w:rPr>
        <w:t>直接堆叠的层会导致训练误差反</w:t>
      </w:r>
      <w:r>
        <w:rPr>
          <w:rFonts w:ascii="宋体" w:hAnsi="宋体" w:eastAsia="宋体" w:cs="宋体"/>
          <w:spacing w:val="12"/>
          <w:sz w:val="23"/>
          <w:szCs w:val="23"/>
        </w:rPr>
        <w:t>而增大（即退化问题</w:t>
      </w:r>
      <w:r>
        <w:rPr>
          <w:rFonts w:ascii="宋体" w:hAnsi="宋体" w:eastAsia="宋体" w:cs="宋体"/>
          <w:spacing w:val="-4"/>
          <w:sz w:val="23"/>
          <w:szCs w:val="23"/>
        </w:rPr>
        <w:t>），</w:t>
      </w:r>
      <w:r>
        <w:rPr>
          <w:rFonts w:ascii="宋体" w:hAnsi="宋体" w:eastAsia="宋体" w:cs="宋体"/>
          <w:spacing w:val="12"/>
          <w:sz w:val="23"/>
          <w:szCs w:val="23"/>
        </w:rPr>
        <w:t xml:space="preserve">而残差连接通过学习残差映射 </w:t>
      </w:r>
      <w:r>
        <w:rPr>
          <w:i/>
          <w:iCs/>
          <w:spacing w:val="12"/>
          <w:sz w:val="23"/>
          <w:szCs w:val="23"/>
        </w:rPr>
        <w:t>F</w:t>
      </w:r>
      <w:r>
        <w:rPr>
          <w:i/>
          <w:iCs/>
          <w:spacing w:val="-26"/>
          <w:sz w:val="23"/>
          <w:szCs w:val="23"/>
        </w:rPr>
        <w:t xml:space="preserve"> </w:t>
      </w:r>
      <w:r>
        <w:rPr>
          <w:spacing w:val="12"/>
          <w:sz w:val="23"/>
          <w:szCs w:val="23"/>
        </w:rPr>
        <w:t>(</w:t>
      </w:r>
      <w:r>
        <w:rPr>
          <w:i/>
          <w:iCs/>
          <w:spacing w:val="12"/>
          <w:sz w:val="23"/>
          <w:szCs w:val="23"/>
        </w:rPr>
        <w:t>x</w:t>
      </w:r>
      <w:r>
        <w:rPr>
          <w:spacing w:val="11"/>
          <w:sz w:val="23"/>
          <w:szCs w:val="23"/>
        </w:rPr>
        <w:t>)</w:t>
      </w:r>
      <w:r>
        <w:rPr>
          <w:spacing w:val="53"/>
          <w:sz w:val="23"/>
          <w:szCs w:val="23"/>
        </w:rPr>
        <w:t xml:space="preserve"> </w:t>
      </w:r>
      <w:r>
        <w:rPr>
          <w:spacing w:val="11"/>
          <w:sz w:val="23"/>
          <w:szCs w:val="23"/>
        </w:rPr>
        <w:t>=</w:t>
      </w:r>
      <w:r>
        <w:rPr>
          <w:spacing w:val="52"/>
          <w:sz w:val="23"/>
          <w:szCs w:val="23"/>
        </w:rPr>
        <w:t xml:space="preserve"> </w:t>
      </w:r>
      <w:r>
        <w:rPr>
          <w:i/>
          <w:iCs/>
          <w:spacing w:val="11"/>
          <w:sz w:val="23"/>
          <w:szCs w:val="23"/>
        </w:rPr>
        <w:t>H</w:t>
      </w:r>
      <w:r>
        <w:rPr>
          <w:i/>
          <w:iCs/>
          <w:spacing w:val="-27"/>
          <w:sz w:val="23"/>
          <w:szCs w:val="23"/>
        </w:rPr>
        <w:t xml:space="preserve"> </w:t>
      </w:r>
      <w:r>
        <w:rPr>
          <w:spacing w:val="11"/>
          <w:sz w:val="23"/>
          <w:szCs w:val="23"/>
        </w:rPr>
        <w:t>(</w:t>
      </w:r>
      <w:r>
        <w:rPr>
          <w:i/>
          <w:iCs/>
          <w:spacing w:val="11"/>
          <w:sz w:val="23"/>
          <w:szCs w:val="23"/>
        </w:rPr>
        <w:t>x</w:t>
      </w:r>
      <w:r>
        <w:rPr>
          <w:spacing w:val="11"/>
          <w:sz w:val="23"/>
          <w:szCs w:val="23"/>
        </w:rPr>
        <w:t>)</w:t>
      </w:r>
      <w:r>
        <w:rPr>
          <w:spacing w:val="28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1"/>
          <w:sz w:val="23"/>
          <w:szCs w:val="23"/>
        </w:rPr>
        <w:t>一</w:t>
      </w:r>
      <w:r>
        <w:rPr>
          <w:rFonts w:ascii="微软雅黑" w:hAnsi="微软雅黑" w:eastAsia="微软雅黑" w:cs="微软雅黑"/>
          <w:spacing w:val="11"/>
          <w:sz w:val="23"/>
          <w:szCs w:val="23"/>
        </w:rPr>
        <w:t xml:space="preserve"> </w:t>
      </w:r>
      <w:r>
        <w:rPr>
          <w:i/>
          <w:iCs/>
          <w:spacing w:val="11"/>
          <w:sz w:val="23"/>
          <w:szCs w:val="23"/>
        </w:rPr>
        <w:t>x</w:t>
      </w:r>
      <w:r>
        <w:rPr>
          <w:i/>
          <w:iCs/>
          <w:spacing w:val="47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1"/>
          <w:sz w:val="23"/>
          <w:szCs w:val="23"/>
        </w:rPr>
        <w:t>代替直接学</w:t>
      </w:r>
      <w:r>
        <w:rPr>
          <w:rFonts w:ascii="宋体" w:hAnsi="宋体" w:eastAsia="宋体" w:cs="宋体"/>
          <w:spacing w:val="19"/>
          <w:sz w:val="23"/>
          <w:szCs w:val="23"/>
        </w:rPr>
        <w:t xml:space="preserve">习目标映射 </w:t>
      </w:r>
      <w:r>
        <w:rPr>
          <w:i/>
          <w:iCs/>
          <w:spacing w:val="19"/>
          <w:sz w:val="23"/>
          <w:szCs w:val="23"/>
        </w:rPr>
        <w:t>H</w:t>
      </w:r>
      <w:r>
        <w:rPr>
          <w:i/>
          <w:iCs/>
          <w:spacing w:val="-22"/>
          <w:sz w:val="23"/>
          <w:szCs w:val="23"/>
        </w:rPr>
        <w:t xml:space="preserve"> </w:t>
      </w:r>
      <w:r>
        <w:rPr>
          <w:spacing w:val="19"/>
          <w:sz w:val="23"/>
          <w:szCs w:val="23"/>
        </w:rPr>
        <w:t>(</w:t>
      </w:r>
      <w:r>
        <w:rPr>
          <w:i/>
          <w:iCs/>
          <w:spacing w:val="19"/>
          <w:sz w:val="23"/>
          <w:szCs w:val="23"/>
        </w:rPr>
        <w:t>x</w:t>
      </w:r>
      <w:r>
        <w:rPr>
          <w:spacing w:val="19"/>
          <w:sz w:val="23"/>
          <w:szCs w:val="23"/>
        </w:rPr>
        <w:t>)</w:t>
      </w:r>
      <w:r>
        <w:rPr>
          <w:rFonts w:ascii="宋体" w:hAnsi="宋体" w:eastAsia="宋体" w:cs="宋体"/>
          <w:spacing w:val="19"/>
          <w:sz w:val="23"/>
          <w:szCs w:val="23"/>
        </w:rPr>
        <w:t>，使得网络可以通过恒等映射轻松实现深层网络的最优解。</w:t>
      </w:r>
      <w:r>
        <w:rPr>
          <w:sz w:val="23"/>
          <w:szCs w:val="23"/>
        </w:rPr>
        <w:t>ResNet</w:t>
      </w:r>
      <w:r>
        <w:rPr>
          <w:rFonts w:ascii="宋体" w:hAnsi="宋体" w:eastAsia="宋体" w:cs="宋体"/>
          <w:spacing w:val="19"/>
          <w:sz w:val="23"/>
          <w:szCs w:val="23"/>
        </w:rPr>
        <w:t>的核心创新在于引入了跳跃连接（</w:t>
      </w:r>
      <w:r>
        <w:rPr>
          <w:sz w:val="23"/>
          <w:szCs w:val="23"/>
        </w:rPr>
        <w:t>skip  connection</w:t>
      </w:r>
      <w:r>
        <w:rPr>
          <w:rFonts w:ascii="宋体" w:hAnsi="宋体" w:eastAsia="宋体" w:cs="宋体"/>
          <w:spacing w:val="4"/>
          <w:sz w:val="23"/>
          <w:szCs w:val="23"/>
        </w:rPr>
        <w:t>），</w:t>
      </w:r>
      <w:r>
        <w:rPr>
          <w:rFonts w:ascii="宋体" w:hAnsi="宋体" w:eastAsia="宋体" w:cs="宋体"/>
          <w:spacing w:val="19"/>
          <w:sz w:val="23"/>
          <w:szCs w:val="23"/>
        </w:rPr>
        <w:t>将输入直接加到网络的输出上：</w:t>
      </w:r>
      <w:r>
        <w:rPr>
          <w:rFonts w:ascii="宋体" w:hAnsi="宋体" w:eastAsia="宋体" w:cs="宋体"/>
          <w:spacing w:val="1"/>
          <w:sz w:val="23"/>
          <w:szCs w:val="23"/>
        </w:rPr>
        <w:t xml:space="preserve"> </w:t>
      </w:r>
      <w:r>
        <w:rPr>
          <w:i/>
          <w:iCs/>
          <w:spacing w:val="16"/>
          <w:sz w:val="23"/>
          <w:szCs w:val="23"/>
        </w:rPr>
        <w:t>y</w:t>
      </w:r>
      <w:r>
        <w:rPr>
          <w:i/>
          <w:iCs/>
          <w:spacing w:val="51"/>
          <w:sz w:val="23"/>
          <w:szCs w:val="23"/>
        </w:rPr>
        <w:t xml:space="preserve"> </w:t>
      </w:r>
      <w:r>
        <w:rPr>
          <w:spacing w:val="16"/>
          <w:sz w:val="23"/>
          <w:szCs w:val="23"/>
        </w:rPr>
        <w:t>=</w:t>
      </w:r>
      <w:r>
        <w:rPr>
          <w:spacing w:val="30"/>
          <w:sz w:val="23"/>
          <w:szCs w:val="23"/>
        </w:rPr>
        <w:t xml:space="preserve"> </w:t>
      </w:r>
      <w:r>
        <w:rPr>
          <w:i/>
          <w:iCs/>
          <w:spacing w:val="16"/>
          <w:sz w:val="23"/>
          <w:szCs w:val="23"/>
        </w:rPr>
        <w:t>F</w:t>
      </w:r>
      <w:r>
        <w:rPr>
          <w:spacing w:val="16"/>
          <w:sz w:val="23"/>
          <w:szCs w:val="23"/>
        </w:rPr>
        <w:t>(</w:t>
      </w:r>
      <w:r>
        <w:rPr>
          <w:i/>
          <w:iCs/>
          <w:spacing w:val="16"/>
          <w:sz w:val="23"/>
          <w:szCs w:val="23"/>
        </w:rPr>
        <w:t xml:space="preserve">x, </w:t>
      </w:r>
      <w:r>
        <w:rPr>
          <w:rFonts w:ascii="微软雅黑" w:hAnsi="微软雅黑" w:eastAsia="微软雅黑" w:cs="微软雅黑"/>
          <w:i/>
          <w:iCs/>
          <w:spacing w:val="16"/>
          <w:sz w:val="23"/>
          <w:szCs w:val="23"/>
        </w:rPr>
        <w:t>{</w:t>
      </w:r>
      <w:r>
        <w:rPr>
          <w:i/>
          <w:iCs/>
          <w:sz w:val="23"/>
          <w:szCs w:val="23"/>
        </w:rPr>
        <w:t>W</w:t>
      </w:r>
      <w:r>
        <w:rPr>
          <w:i/>
          <w:iCs/>
          <w:position w:val="-3"/>
          <w:sz w:val="15"/>
          <w:szCs w:val="15"/>
        </w:rPr>
        <w:t>i</w:t>
      </w:r>
      <w:r>
        <w:rPr>
          <w:i/>
          <w:iCs/>
          <w:spacing w:val="-10"/>
          <w:position w:val="-3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6"/>
          <w:sz w:val="23"/>
          <w:szCs w:val="23"/>
        </w:rPr>
        <w:t>}</w:t>
      </w:r>
      <w:r>
        <w:rPr>
          <w:spacing w:val="16"/>
          <w:sz w:val="23"/>
          <w:szCs w:val="23"/>
        </w:rPr>
        <w:t xml:space="preserve">) + </w:t>
      </w:r>
      <w:r>
        <w:rPr>
          <w:i/>
          <w:iCs/>
          <w:spacing w:val="16"/>
          <w:sz w:val="23"/>
          <w:szCs w:val="23"/>
        </w:rPr>
        <w:t>x</w:t>
      </w:r>
      <w:r>
        <w:rPr>
          <w:rFonts w:ascii="宋体" w:hAnsi="宋体" w:eastAsia="宋体" w:cs="宋体"/>
          <w:spacing w:val="16"/>
          <w:sz w:val="23"/>
          <w:szCs w:val="23"/>
        </w:rPr>
        <w:t>，其中</w:t>
      </w:r>
      <w:r>
        <w:rPr>
          <w:rFonts w:ascii="宋体" w:hAnsi="宋体" w:eastAsia="宋体" w:cs="宋体"/>
          <w:spacing w:val="-20"/>
          <w:sz w:val="23"/>
          <w:szCs w:val="23"/>
        </w:rPr>
        <w:t xml:space="preserve"> </w:t>
      </w:r>
      <w:r>
        <w:rPr>
          <w:i/>
          <w:iCs/>
          <w:spacing w:val="16"/>
          <w:sz w:val="23"/>
          <w:szCs w:val="23"/>
        </w:rPr>
        <w:t>F</w:t>
      </w:r>
      <w:r>
        <w:rPr>
          <w:i/>
          <w:iCs/>
          <w:spacing w:val="-27"/>
          <w:sz w:val="23"/>
          <w:szCs w:val="23"/>
        </w:rPr>
        <w:t xml:space="preserve"> </w:t>
      </w:r>
      <w:r>
        <w:rPr>
          <w:spacing w:val="16"/>
          <w:sz w:val="23"/>
          <w:szCs w:val="23"/>
        </w:rPr>
        <w:t>(</w:t>
      </w:r>
      <w:r>
        <w:rPr>
          <w:i/>
          <w:iCs/>
          <w:spacing w:val="16"/>
          <w:sz w:val="23"/>
          <w:szCs w:val="23"/>
        </w:rPr>
        <w:t xml:space="preserve">x, </w:t>
      </w:r>
      <w:r>
        <w:rPr>
          <w:rFonts w:ascii="微软雅黑" w:hAnsi="微软雅黑" w:eastAsia="微软雅黑" w:cs="微软雅黑"/>
          <w:i/>
          <w:iCs/>
          <w:spacing w:val="16"/>
          <w:sz w:val="23"/>
          <w:szCs w:val="23"/>
        </w:rPr>
        <w:t>{</w:t>
      </w:r>
      <w:r>
        <w:rPr>
          <w:i/>
          <w:iCs/>
          <w:sz w:val="23"/>
          <w:szCs w:val="23"/>
        </w:rPr>
        <w:t>W</w:t>
      </w:r>
      <w:r>
        <w:rPr>
          <w:i/>
          <w:iCs/>
          <w:position w:val="-3"/>
          <w:sz w:val="15"/>
          <w:szCs w:val="15"/>
        </w:rPr>
        <w:t>i</w:t>
      </w:r>
      <w:r>
        <w:rPr>
          <w:i/>
          <w:iCs/>
          <w:spacing w:val="-10"/>
          <w:position w:val="-3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6"/>
          <w:sz w:val="23"/>
          <w:szCs w:val="23"/>
        </w:rPr>
        <w:t>}</w:t>
      </w:r>
      <w:r>
        <w:rPr>
          <w:spacing w:val="16"/>
          <w:sz w:val="23"/>
          <w:szCs w:val="23"/>
        </w:rPr>
        <w:t>)</w:t>
      </w:r>
      <w:r>
        <w:rPr>
          <w:spacing w:val="3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6"/>
          <w:sz w:val="23"/>
          <w:szCs w:val="23"/>
        </w:rPr>
        <w:t>表示残差映射，</w:t>
      </w:r>
      <w:r>
        <w:rPr>
          <w:i/>
          <w:iCs/>
          <w:spacing w:val="16"/>
          <w:sz w:val="23"/>
          <w:szCs w:val="23"/>
        </w:rPr>
        <w:t>x</w:t>
      </w:r>
      <w:r>
        <w:rPr>
          <w:i/>
          <w:iCs/>
          <w:spacing w:val="34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6"/>
          <w:sz w:val="23"/>
          <w:szCs w:val="23"/>
        </w:rPr>
        <w:t>表示恒等映射。这种设计使得</w:t>
      </w:r>
      <w:r>
        <w:rPr>
          <w:rFonts w:ascii="宋体" w:hAnsi="宋体" w:eastAsia="宋体" w:cs="宋体"/>
          <w:spacing w:val="6"/>
          <w:sz w:val="23"/>
          <w:szCs w:val="23"/>
        </w:rPr>
        <w:t>梯度可以通过捷径直接反向传播， 有效缓</w:t>
      </w:r>
      <w:r>
        <w:rPr>
          <w:rFonts w:ascii="宋体" w:hAnsi="宋体" w:eastAsia="宋体" w:cs="宋体"/>
          <w:spacing w:val="5"/>
          <w:sz w:val="23"/>
          <w:szCs w:val="23"/>
        </w:rPr>
        <w:t>解了梯度消失问题。本文使用的</w:t>
      </w:r>
      <w:r>
        <w:rPr>
          <w:rFonts w:ascii="宋体" w:hAnsi="宋体" w:eastAsia="宋体" w:cs="宋体"/>
          <w:spacing w:val="-29"/>
          <w:sz w:val="23"/>
          <w:szCs w:val="23"/>
        </w:rPr>
        <w:t xml:space="preserve"> </w:t>
      </w:r>
      <w:r>
        <w:rPr>
          <w:sz w:val="23"/>
          <w:szCs w:val="23"/>
        </w:rPr>
        <w:t>ResNet</w:t>
      </w:r>
      <w:r>
        <w:rPr>
          <w:spacing w:val="5"/>
          <w:sz w:val="23"/>
          <w:szCs w:val="23"/>
        </w:rPr>
        <w:t>-50</w:t>
      </w:r>
      <w:r>
        <w:rPr>
          <w:spacing w:val="27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5"/>
          <w:sz w:val="23"/>
          <w:szCs w:val="23"/>
        </w:rPr>
        <w:t>采</w:t>
      </w:r>
      <w:r>
        <w:rPr>
          <w:rFonts w:ascii="宋体" w:hAnsi="宋体" w:eastAsia="宋体" w:cs="宋体"/>
          <w:spacing w:val="4"/>
          <w:sz w:val="23"/>
          <w:szCs w:val="23"/>
        </w:rPr>
        <w:t>用</w:t>
      </w:r>
      <w:r>
        <w:rPr>
          <w:rFonts w:ascii="宋体" w:hAnsi="宋体" w:eastAsia="宋体" w:cs="宋体"/>
          <w:spacing w:val="-16"/>
          <w:sz w:val="23"/>
          <w:szCs w:val="23"/>
        </w:rPr>
        <w:t xml:space="preserve"> </w:t>
      </w:r>
      <w:r>
        <w:rPr>
          <w:sz w:val="23"/>
          <w:szCs w:val="23"/>
        </w:rPr>
        <w:t>Torchvision</w:t>
      </w:r>
      <w:r>
        <w:rPr>
          <w:spacing w:val="44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4"/>
          <w:sz w:val="23"/>
          <w:szCs w:val="23"/>
        </w:rPr>
        <w:t>的</w:t>
      </w:r>
      <w:r>
        <w:rPr>
          <w:rFonts w:ascii="宋体" w:hAnsi="宋体" w:eastAsia="宋体" w:cs="宋体"/>
          <w:spacing w:val="-35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a1__</w:t>
      </w:r>
      <w:r>
        <w:rPr>
          <w:sz w:val="23"/>
          <w:szCs w:val="23"/>
        </w:rPr>
        <w:t>in</w:t>
      </w:r>
      <w:r>
        <w:rPr>
          <w:spacing w:val="4"/>
          <w:sz w:val="23"/>
          <w:szCs w:val="23"/>
        </w:rPr>
        <w:t>1k</w:t>
      </w:r>
      <w:r>
        <w:rPr>
          <w:spacing w:val="2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4"/>
          <w:sz w:val="23"/>
          <w:szCs w:val="23"/>
        </w:rPr>
        <w:t>变体，在</w:t>
      </w:r>
      <w:r>
        <w:rPr>
          <w:rFonts w:ascii="宋体" w:hAnsi="宋体" w:eastAsia="宋体" w:cs="宋体"/>
          <w:spacing w:val="-34"/>
          <w:sz w:val="23"/>
          <w:szCs w:val="23"/>
        </w:rPr>
        <w:t xml:space="preserve"> </w:t>
      </w:r>
      <w:r>
        <w:rPr>
          <w:sz w:val="23"/>
          <w:szCs w:val="23"/>
        </w:rPr>
        <w:t>ImageNet</w:t>
      </w:r>
      <w:r>
        <w:rPr>
          <w:spacing w:val="4"/>
          <w:sz w:val="23"/>
          <w:szCs w:val="23"/>
        </w:rPr>
        <w:t>-1k</w:t>
      </w:r>
      <w:r>
        <w:rPr>
          <w:spacing w:val="26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4"/>
          <w:sz w:val="23"/>
          <w:szCs w:val="23"/>
        </w:rPr>
        <w:t>上预训练，包含</w:t>
      </w:r>
      <w:r>
        <w:rPr>
          <w:rFonts w:ascii="宋体" w:hAnsi="宋体" w:eastAsia="宋体" w:cs="宋体"/>
          <w:spacing w:val="-31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50</w:t>
      </w:r>
      <w:r>
        <w:rPr>
          <w:spacing w:val="2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4"/>
          <w:sz w:val="23"/>
          <w:szCs w:val="23"/>
        </w:rPr>
        <w:t>层卷积层，总参数</w:t>
      </w:r>
      <w:r>
        <w:rPr>
          <w:rFonts w:ascii="宋体" w:hAnsi="宋体" w:eastAsia="宋体" w:cs="宋体"/>
          <w:spacing w:val="-1"/>
          <w:sz w:val="23"/>
          <w:szCs w:val="23"/>
        </w:rPr>
        <w:t>量约</w:t>
      </w:r>
      <w:r>
        <w:rPr>
          <w:rFonts w:ascii="宋体" w:hAnsi="宋体" w:eastAsia="宋体" w:cs="宋体"/>
          <w:spacing w:val="-2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2,350</w:t>
      </w:r>
      <w:r>
        <w:rPr>
          <w:spacing w:val="36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"/>
          <w:sz w:val="23"/>
          <w:szCs w:val="23"/>
        </w:rPr>
        <w:t>万。</w:t>
      </w:r>
    </w:p>
    <w:p w14:paraId="35858186">
      <w:pPr>
        <w:pStyle w:val="3"/>
        <w:spacing w:before="19" w:line="274" w:lineRule="auto"/>
        <w:ind w:left="2" w:right="134" w:firstLine="473"/>
        <w:jc w:val="both"/>
        <w:rPr>
          <w:rFonts w:ascii="宋体" w:hAnsi="宋体" w:eastAsia="宋体" w:cs="宋体"/>
          <w:sz w:val="23"/>
          <w:szCs w:val="23"/>
        </w:rPr>
      </w:pPr>
      <w:r>
        <w:rPr>
          <w:sz w:val="23"/>
          <w:szCs w:val="23"/>
        </w:rPr>
        <w:t>Vision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Transformer</w:t>
      </w:r>
      <w:r>
        <w:rPr>
          <w:rFonts w:ascii="宋体" w:hAnsi="宋体" w:eastAsia="宋体" w:cs="宋体"/>
          <w:spacing w:val="12"/>
          <w:sz w:val="23"/>
          <w:szCs w:val="23"/>
        </w:rPr>
        <w:t>（</w:t>
      </w:r>
      <w:r>
        <w:rPr>
          <w:sz w:val="23"/>
          <w:szCs w:val="23"/>
        </w:rPr>
        <w:t>ViT</w:t>
      </w:r>
      <w:r>
        <w:rPr>
          <w:rFonts w:ascii="宋体" w:hAnsi="宋体" w:eastAsia="宋体" w:cs="宋体"/>
          <w:spacing w:val="12"/>
          <w:sz w:val="23"/>
          <w:szCs w:val="23"/>
        </w:rPr>
        <w:t>）</w:t>
      </w:r>
      <w:r>
        <w:rPr>
          <w:rFonts w:ascii="宋体" w:hAnsi="宋体" w:eastAsia="宋体" w:cs="宋体"/>
          <w:spacing w:val="9"/>
          <w:sz w:val="23"/>
          <w:szCs w:val="23"/>
          <w:vertAlign w:val="superscript"/>
        </w:rPr>
        <w:t xml:space="preserve"> </w:t>
      </w:r>
      <w:r>
        <w:rPr>
          <w:rFonts w:ascii="宋体" w:hAnsi="宋体" w:eastAsia="宋体" w:cs="宋体"/>
          <w:spacing w:val="12"/>
          <w:sz w:val="23"/>
          <w:szCs w:val="23"/>
        </w:rPr>
        <w:t>将</w:t>
      </w:r>
      <w:r>
        <w:rPr>
          <w:rFonts w:ascii="宋体" w:hAnsi="宋体" w:eastAsia="宋体" w:cs="宋体"/>
          <w:spacing w:val="-32"/>
          <w:sz w:val="23"/>
          <w:szCs w:val="23"/>
        </w:rPr>
        <w:t xml:space="preserve"> </w:t>
      </w:r>
      <w:r>
        <w:rPr>
          <w:sz w:val="23"/>
          <w:szCs w:val="23"/>
        </w:rPr>
        <w:t>Transformer</w:t>
      </w:r>
      <w:r>
        <w:rPr>
          <w:spacing w:val="26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2"/>
          <w:sz w:val="23"/>
          <w:szCs w:val="23"/>
        </w:rPr>
        <w:t>架构引入视觉领域，</w:t>
      </w:r>
      <w:r>
        <w:rPr>
          <w:rFonts w:ascii="宋体" w:hAnsi="宋体" w:eastAsia="宋体" w:cs="宋体"/>
          <w:spacing w:val="-5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2"/>
          <w:sz w:val="23"/>
          <w:szCs w:val="23"/>
        </w:rPr>
        <w:t>通过将图像分割为固定大小的补丁并以序列形式输入</w:t>
      </w:r>
      <w:r>
        <w:rPr>
          <w:rFonts w:ascii="宋体" w:hAnsi="宋体" w:eastAsia="宋体" w:cs="宋体"/>
          <w:spacing w:val="-27"/>
          <w:sz w:val="23"/>
          <w:szCs w:val="23"/>
        </w:rPr>
        <w:t xml:space="preserve"> </w:t>
      </w:r>
      <w:r>
        <w:rPr>
          <w:sz w:val="23"/>
          <w:szCs w:val="23"/>
        </w:rPr>
        <w:t>Transformer</w:t>
      </w:r>
      <w:r>
        <w:rPr>
          <w:spacing w:val="33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2"/>
          <w:sz w:val="23"/>
          <w:szCs w:val="23"/>
        </w:rPr>
        <w:t>编码器，</w:t>
      </w:r>
      <w:r>
        <w:rPr>
          <w:rFonts w:ascii="宋体" w:hAnsi="宋体" w:eastAsia="宋体" w:cs="宋体"/>
          <w:spacing w:val="11"/>
          <w:sz w:val="23"/>
          <w:szCs w:val="23"/>
        </w:rPr>
        <w:t>在充分预训练后能够超越同</w:t>
      </w:r>
      <w:r>
        <w:rPr>
          <w:rFonts w:ascii="宋体" w:hAnsi="宋体" w:eastAsia="宋体" w:cs="宋体"/>
          <w:spacing w:val="12"/>
          <w:sz w:val="23"/>
          <w:szCs w:val="23"/>
        </w:rPr>
        <w:t>等规模</w:t>
      </w:r>
      <w:r>
        <w:rPr>
          <w:rFonts w:ascii="宋体" w:hAnsi="宋体" w:eastAsia="宋体" w:cs="宋体"/>
          <w:spacing w:val="-13"/>
          <w:sz w:val="23"/>
          <w:szCs w:val="23"/>
        </w:rPr>
        <w:t xml:space="preserve"> </w:t>
      </w:r>
      <w:r>
        <w:rPr>
          <w:sz w:val="23"/>
          <w:szCs w:val="23"/>
        </w:rPr>
        <w:t>CNN</w:t>
      </w:r>
      <w:r>
        <w:rPr>
          <w:spacing w:val="5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2"/>
          <w:sz w:val="23"/>
          <w:szCs w:val="23"/>
        </w:rPr>
        <w:t>的分类性能。</w:t>
      </w:r>
      <w:r>
        <w:rPr>
          <w:sz w:val="23"/>
          <w:szCs w:val="23"/>
        </w:rPr>
        <w:t>Dosovitskiy</w:t>
      </w:r>
      <w:r>
        <w:rPr>
          <w:spacing w:val="36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2"/>
          <w:sz w:val="23"/>
          <w:szCs w:val="23"/>
        </w:rPr>
        <w:t>等人</w:t>
      </w:r>
      <w:r>
        <w:rPr>
          <w:rFonts w:ascii="宋体" w:hAnsi="宋体" w:eastAsia="宋体" w:cs="宋体"/>
          <w:spacing w:val="9"/>
          <w:sz w:val="23"/>
          <w:szCs w:val="23"/>
          <w:vertAlign w:val="superscript"/>
        </w:rPr>
        <w:t xml:space="preserve"> </w:t>
      </w:r>
      <w:r>
        <w:rPr>
          <w:rFonts w:ascii="宋体" w:hAnsi="宋体" w:eastAsia="宋体" w:cs="宋体"/>
          <w:spacing w:val="12"/>
          <w:sz w:val="23"/>
          <w:szCs w:val="23"/>
        </w:rPr>
        <w:t>提出了</w:t>
      </w:r>
      <w:r>
        <w:rPr>
          <w:rFonts w:ascii="宋体" w:hAnsi="宋体" w:eastAsia="宋体" w:cs="宋体"/>
          <w:spacing w:val="-28"/>
          <w:sz w:val="23"/>
          <w:szCs w:val="23"/>
        </w:rPr>
        <w:t xml:space="preserve"> </w:t>
      </w:r>
      <w:r>
        <w:rPr>
          <w:sz w:val="23"/>
          <w:szCs w:val="23"/>
        </w:rPr>
        <w:t>Vision</w:t>
      </w:r>
      <w:r>
        <w:rPr>
          <w:spacing w:val="33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Transformer</w:t>
      </w:r>
      <w:r>
        <w:rPr>
          <w:spacing w:val="33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2"/>
          <w:sz w:val="23"/>
          <w:szCs w:val="23"/>
        </w:rPr>
        <w:t>模型，其核</w:t>
      </w:r>
      <w:r>
        <w:rPr>
          <w:rFonts w:ascii="宋体" w:hAnsi="宋体" w:eastAsia="宋体" w:cs="宋体"/>
          <w:spacing w:val="16"/>
          <w:sz w:val="23"/>
          <w:szCs w:val="23"/>
        </w:rPr>
        <w:t>心思想是将图像分割为固定大小的图像补丁（</w:t>
      </w:r>
      <w:r>
        <w:rPr>
          <w:sz w:val="23"/>
          <w:szCs w:val="23"/>
        </w:rPr>
        <w:t>patch</w:t>
      </w:r>
      <w:r>
        <w:rPr>
          <w:rFonts w:ascii="宋体" w:hAnsi="宋体" w:eastAsia="宋体" w:cs="宋体"/>
          <w:spacing w:val="-8"/>
          <w:sz w:val="23"/>
          <w:szCs w:val="23"/>
        </w:rPr>
        <w:t>），</w:t>
      </w:r>
      <w:r>
        <w:rPr>
          <w:rFonts w:ascii="宋体" w:hAnsi="宋体" w:eastAsia="宋体" w:cs="宋体"/>
          <w:spacing w:val="16"/>
          <w:sz w:val="23"/>
          <w:szCs w:val="23"/>
        </w:rPr>
        <w:t>将每个补丁线性嵌入为一个向</w:t>
      </w:r>
      <w:r>
        <w:rPr>
          <w:rFonts w:ascii="宋体" w:hAnsi="宋体" w:eastAsia="宋体" w:cs="宋体"/>
          <w:spacing w:val="12"/>
          <w:sz w:val="23"/>
          <w:szCs w:val="23"/>
        </w:rPr>
        <w:t>量，并添加位置编码后作为序列输入到标准</w:t>
      </w:r>
      <w:r>
        <w:rPr>
          <w:rFonts w:ascii="宋体" w:hAnsi="宋体" w:eastAsia="宋体" w:cs="宋体"/>
          <w:spacing w:val="-28"/>
          <w:sz w:val="23"/>
          <w:szCs w:val="23"/>
        </w:rPr>
        <w:t xml:space="preserve"> </w:t>
      </w:r>
      <w:r>
        <w:rPr>
          <w:sz w:val="23"/>
          <w:szCs w:val="23"/>
        </w:rPr>
        <w:t>Transformer</w:t>
      </w:r>
      <w:r>
        <w:rPr>
          <w:spacing w:val="33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2"/>
          <w:sz w:val="23"/>
          <w:szCs w:val="23"/>
        </w:rPr>
        <w:t>编码</w:t>
      </w:r>
      <w:r>
        <w:rPr>
          <w:rFonts w:ascii="宋体" w:hAnsi="宋体" w:eastAsia="宋体" w:cs="宋体"/>
          <w:spacing w:val="11"/>
          <w:sz w:val="23"/>
          <w:szCs w:val="23"/>
        </w:rPr>
        <w:t>器中。具体而言，给定图</w:t>
      </w:r>
      <w:r>
        <w:rPr>
          <w:rFonts w:ascii="宋体" w:hAnsi="宋体" w:eastAsia="宋体" w:cs="宋体"/>
          <w:spacing w:val="13"/>
          <w:sz w:val="23"/>
          <w:szCs w:val="23"/>
        </w:rPr>
        <w:t>像</w:t>
      </w:r>
      <w:r>
        <w:rPr>
          <w:rFonts w:ascii="宋体" w:hAnsi="宋体" w:eastAsia="宋体" w:cs="宋体"/>
          <w:spacing w:val="-28"/>
          <w:sz w:val="23"/>
          <w:szCs w:val="23"/>
        </w:rPr>
        <w:t xml:space="preserve"> </w:t>
      </w:r>
      <w:r>
        <w:rPr>
          <w:i/>
          <w:iCs/>
          <w:spacing w:val="13"/>
          <w:sz w:val="23"/>
          <w:szCs w:val="23"/>
        </w:rPr>
        <w:t>x</w:t>
      </w:r>
      <w:r>
        <w:rPr>
          <w:i/>
          <w:iCs/>
          <w:spacing w:val="3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3"/>
          <w:sz w:val="23"/>
          <w:szCs w:val="23"/>
        </w:rPr>
        <w:t>∈</w:t>
      </w:r>
      <w:r>
        <w:rPr>
          <w:rFonts w:ascii="微软雅黑" w:hAnsi="微软雅黑" w:eastAsia="微软雅黑" w:cs="微软雅黑"/>
          <w:spacing w:val="13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3"/>
          <w:sz w:val="23"/>
          <w:szCs w:val="23"/>
        </w:rPr>
        <w:t>耽</w:t>
      </w:r>
      <w:r>
        <w:rPr>
          <w:i/>
          <w:iCs/>
          <w:spacing w:val="13"/>
          <w:position w:val="8"/>
          <w:sz w:val="15"/>
          <w:szCs w:val="15"/>
        </w:rPr>
        <w:t>H×W</w:t>
      </w:r>
      <w:r>
        <w:rPr>
          <w:i/>
          <w:iCs/>
          <w:spacing w:val="-6"/>
          <w:position w:val="8"/>
          <w:sz w:val="15"/>
          <w:szCs w:val="15"/>
        </w:rPr>
        <w:t xml:space="preserve"> </w:t>
      </w:r>
      <w:r>
        <w:rPr>
          <w:i/>
          <w:iCs/>
          <w:spacing w:val="13"/>
          <w:position w:val="8"/>
          <w:sz w:val="15"/>
          <w:szCs w:val="15"/>
        </w:rPr>
        <w:t>×C</w:t>
      </w:r>
      <w:r>
        <w:rPr>
          <w:rFonts w:ascii="宋体" w:hAnsi="宋体" w:eastAsia="宋体" w:cs="宋体"/>
          <w:spacing w:val="13"/>
          <w:sz w:val="23"/>
          <w:szCs w:val="23"/>
        </w:rPr>
        <w:t>，将其分割为</w:t>
      </w:r>
      <w:r>
        <w:rPr>
          <w:rFonts w:ascii="宋体" w:hAnsi="宋体" w:eastAsia="宋体" w:cs="宋体"/>
          <w:spacing w:val="-25"/>
          <w:sz w:val="23"/>
          <w:szCs w:val="23"/>
        </w:rPr>
        <w:t xml:space="preserve"> </w:t>
      </w:r>
      <w:r>
        <w:rPr>
          <w:i/>
          <w:iCs/>
          <w:spacing w:val="13"/>
          <w:sz w:val="23"/>
          <w:szCs w:val="23"/>
        </w:rPr>
        <w:t>N</w:t>
      </w:r>
      <w:r>
        <w:rPr>
          <w:i/>
          <w:iCs/>
          <w:spacing w:val="33"/>
          <w:sz w:val="23"/>
          <w:szCs w:val="23"/>
        </w:rPr>
        <w:t xml:space="preserve"> </w:t>
      </w:r>
      <w:r>
        <w:rPr>
          <w:spacing w:val="13"/>
          <w:sz w:val="23"/>
          <w:szCs w:val="23"/>
        </w:rPr>
        <w:t>=</w:t>
      </w:r>
      <w:r>
        <w:rPr>
          <w:spacing w:val="23"/>
          <w:sz w:val="23"/>
          <w:szCs w:val="23"/>
        </w:rPr>
        <w:t xml:space="preserve"> </w:t>
      </w:r>
      <w:r>
        <w:rPr>
          <w:i/>
          <w:iCs/>
          <w:sz w:val="23"/>
          <w:szCs w:val="23"/>
        </w:rPr>
        <w:t>HW</w:t>
      </w:r>
      <w:r>
        <w:rPr>
          <w:spacing w:val="13"/>
          <w:sz w:val="23"/>
          <w:szCs w:val="23"/>
        </w:rPr>
        <w:t>/</w:t>
      </w:r>
      <w:r>
        <w:rPr>
          <w:i/>
          <w:iCs/>
          <w:spacing w:val="13"/>
          <w:sz w:val="23"/>
          <w:szCs w:val="23"/>
        </w:rPr>
        <w:t>P</w:t>
      </w:r>
      <w:r>
        <w:rPr>
          <w:spacing w:val="12"/>
          <w:position w:val="8"/>
          <w:sz w:val="15"/>
          <w:szCs w:val="15"/>
        </w:rPr>
        <w:t xml:space="preserve">2  </w:t>
      </w:r>
      <w:r>
        <w:rPr>
          <w:rFonts w:ascii="宋体" w:hAnsi="宋体" w:eastAsia="宋体" w:cs="宋体"/>
          <w:spacing w:val="12"/>
          <w:sz w:val="23"/>
          <w:szCs w:val="23"/>
        </w:rPr>
        <w:t>个大小为</w:t>
      </w:r>
      <w:r>
        <w:rPr>
          <w:rFonts w:ascii="宋体" w:hAnsi="宋体" w:eastAsia="宋体" w:cs="宋体"/>
          <w:spacing w:val="-24"/>
          <w:sz w:val="23"/>
          <w:szCs w:val="23"/>
        </w:rPr>
        <w:t xml:space="preserve"> </w:t>
      </w:r>
      <w:r>
        <w:rPr>
          <w:i/>
          <w:iCs/>
          <w:spacing w:val="12"/>
          <w:sz w:val="23"/>
          <w:szCs w:val="23"/>
        </w:rPr>
        <w:t>P</w:t>
      </w:r>
      <w:r>
        <w:rPr>
          <w:i/>
          <w:iCs/>
          <w:spacing w:val="3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2"/>
          <w:sz w:val="23"/>
          <w:szCs w:val="23"/>
        </w:rPr>
        <w:t>×</w:t>
      </w:r>
      <w:r>
        <w:rPr>
          <w:rFonts w:ascii="微软雅黑" w:hAnsi="微软雅黑" w:eastAsia="微软雅黑" w:cs="微软雅黑"/>
          <w:spacing w:val="12"/>
          <w:sz w:val="23"/>
          <w:szCs w:val="23"/>
        </w:rPr>
        <w:t xml:space="preserve"> </w:t>
      </w:r>
      <w:r>
        <w:rPr>
          <w:i/>
          <w:iCs/>
          <w:spacing w:val="12"/>
          <w:sz w:val="23"/>
          <w:szCs w:val="23"/>
        </w:rPr>
        <w:t xml:space="preserve">P  </w:t>
      </w:r>
      <w:r>
        <w:rPr>
          <w:rFonts w:ascii="宋体" w:hAnsi="宋体" w:eastAsia="宋体" w:cs="宋体"/>
          <w:spacing w:val="12"/>
          <w:sz w:val="23"/>
          <w:szCs w:val="23"/>
        </w:rPr>
        <w:t>的补丁，每个补丁经过线</w:t>
      </w:r>
      <w:r>
        <w:rPr>
          <w:rFonts w:ascii="宋体" w:hAnsi="宋体" w:eastAsia="宋体" w:cs="宋体"/>
          <w:spacing w:val="14"/>
          <w:sz w:val="23"/>
          <w:szCs w:val="23"/>
        </w:rPr>
        <w:t>性投影后得到</w:t>
      </w:r>
      <w:r>
        <w:rPr>
          <w:rFonts w:ascii="宋体" w:hAnsi="宋体" w:eastAsia="宋体" w:cs="宋体"/>
          <w:spacing w:val="-9"/>
          <w:sz w:val="23"/>
          <w:szCs w:val="23"/>
        </w:rPr>
        <w:t xml:space="preserve"> </w:t>
      </w:r>
      <w:r>
        <w:rPr>
          <w:i/>
          <w:iCs/>
          <w:spacing w:val="14"/>
          <w:sz w:val="23"/>
          <w:szCs w:val="23"/>
        </w:rPr>
        <w:t>D</w:t>
      </w:r>
      <w:r>
        <w:rPr>
          <w:i/>
          <w:iCs/>
          <w:spacing w:val="50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4"/>
          <w:sz w:val="23"/>
          <w:szCs w:val="23"/>
        </w:rPr>
        <w:t>维的补丁嵌入向量，再添加可学习的位置嵌入后输入</w:t>
      </w:r>
      <w:r>
        <w:rPr>
          <w:rFonts w:ascii="宋体" w:hAnsi="宋体" w:eastAsia="宋体" w:cs="宋体"/>
          <w:spacing w:val="-18"/>
          <w:sz w:val="23"/>
          <w:szCs w:val="23"/>
        </w:rPr>
        <w:t xml:space="preserve"> </w:t>
      </w:r>
      <w:r>
        <w:rPr>
          <w:sz w:val="23"/>
          <w:szCs w:val="23"/>
        </w:rPr>
        <w:t>Transformer</w:t>
      </w:r>
      <w:r>
        <w:rPr>
          <w:spacing w:val="4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4"/>
          <w:sz w:val="23"/>
          <w:szCs w:val="23"/>
        </w:rPr>
        <w:t>编</w:t>
      </w:r>
    </w:p>
    <w:p w14:paraId="5D25C724">
      <w:pPr>
        <w:spacing w:line="274" w:lineRule="auto"/>
        <w:rPr>
          <w:rFonts w:ascii="宋体" w:hAnsi="宋体" w:eastAsia="宋体" w:cs="宋体"/>
          <w:sz w:val="23"/>
          <w:szCs w:val="23"/>
        </w:rPr>
        <w:sectPr>
          <w:headerReference r:id="rId9" w:type="default"/>
          <w:pgSz w:w="11906" w:h="16838"/>
          <w:pgMar w:top="1022" w:right="1282" w:bottom="400" w:left="1423" w:header="654" w:footer="0" w:gutter="0"/>
          <w:cols w:space="720" w:num="1"/>
        </w:sectPr>
      </w:pPr>
    </w:p>
    <w:p w14:paraId="19000B96">
      <w:pPr>
        <w:spacing w:line="362" w:lineRule="auto"/>
        <w:rPr>
          <w:rFonts w:ascii="Arial"/>
          <w:sz w:val="21"/>
        </w:rPr>
      </w:pPr>
    </w:p>
    <w:p w14:paraId="66CDF04A">
      <w:pPr>
        <w:pStyle w:val="3"/>
        <w:spacing w:before="75" w:line="285" w:lineRule="auto"/>
        <w:ind w:left="119" w:firstLine="4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3"/>
          <w:sz w:val="23"/>
          <w:szCs w:val="23"/>
        </w:rPr>
        <w:t>码器。</w:t>
      </w:r>
      <w:r>
        <w:rPr>
          <w:sz w:val="23"/>
          <w:szCs w:val="23"/>
        </w:rPr>
        <w:t>ViT</w:t>
      </w:r>
      <w:r>
        <w:rPr>
          <w:spacing w:val="13"/>
          <w:sz w:val="23"/>
          <w:szCs w:val="23"/>
        </w:rPr>
        <w:t>-B/16</w:t>
      </w:r>
      <w:r>
        <w:rPr>
          <w:spacing w:val="31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3"/>
          <w:sz w:val="23"/>
          <w:szCs w:val="23"/>
        </w:rPr>
        <w:t>在</w:t>
      </w:r>
      <w:r>
        <w:rPr>
          <w:rFonts w:ascii="宋体" w:hAnsi="宋体" w:eastAsia="宋体" w:cs="宋体"/>
          <w:spacing w:val="-29"/>
          <w:sz w:val="23"/>
          <w:szCs w:val="23"/>
        </w:rPr>
        <w:t xml:space="preserve"> </w:t>
      </w:r>
      <w:r>
        <w:rPr>
          <w:sz w:val="23"/>
          <w:szCs w:val="23"/>
        </w:rPr>
        <w:t>ImageNet</w:t>
      </w:r>
      <w:r>
        <w:rPr>
          <w:spacing w:val="13"/>
          <w:sz w:val="23"/>
          <w:szCs w:val="23"/>
        </w:rPr>
        <w:t>-21k</w:t>
      </w:r>
      <w:r>
        <w:rPr>
          <w:spacing w:val="3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3"/>
          <w:sz w:val="23"/>
          <w:szCs w:val="23"/>
        </w:rPr>
        <w:t>上进行增强预训练（</w:t>
      </w:r>
      <w:r>
        <w:rPr>
          <w:sz w:val="23"/>
          <w:szCs w:val="23"/>
        </w:rPr>
        <w:t>augreg</w:t>
      </w:r>
      <w:r>
        <w:rPr>
          <w:rFonts w:ascii="宋体" w:hAnsi="宋体" w:eastAsia="宋体" w:cs="宋体"/>
          <w:spacing w:val="13"/>
          <w:sz w:val="23"/>
          <w:szCs w:val="23"/>
        </w:rPr>
        <w:t>）后展现出强大的迁移能</w:t>
      </w:r>
      <w:r>
        <w:rPr>
          <w:rFonts w:ascii="宋体" w:hAnsi="宋体" w:eastAsia="宋体" w:cs="宋体"/>
          <w:spacing w:val="9"/>
          <w:sz w:val="23"/>
          <w:szCs w:val="23"/>
        </w:rPr>
        <w:t>力。然而，</w:t>
      </w:r>
      <w:r>
        <w:rPr>
          <w:sz w:val="23"/>
          <w:szCs w:val="23"/>
        </w:rPr>
        <w:t>ViT</w:t>
      </w:r>
      <w:r>
        <w:rPr>
          <w:spacing w:val="5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9"/>
          <w:sz w:val="23"/>
          <w:szCs w:val="23"/>
        </w:rPr>
        <w:t>的注意力机制对数据量的需求远高于</w:t>
      </w:r>
      <w:r>
        <w:rPr>
          <w:rFonts w:ascii="宋体" w:hAnsi="宋体" w:eastAsia="宋体" w:cs="宋体"/>
          <w:spacing w:val="-21"/>
          <w:sz w:val="23"/>
          <w:szCs w:val="23"/>
        </w:rPr>
        <w:t xml:space="preserve"> </w:t>
      </w:r>
      <w:r>
        <w:rPr>
          <w:sz w:val="23"/>
          <w:szCs w:val="23"/>
        </w:rPr>
        <w:t>CNN</w:t>
      </w:r>
      <w:r>
        <w:rPr>
          <w:rFonts w:ascii="宋体" w:hAnsi="宋体" w:eastAsia="宋体" w:cs="宋体"/>
          <w:spacing w:val="9"/>
          <w:sz w:val="23"/>
          <w:szCs w:val="23"/>
        </w:rPr>
        <w:t>——在缺乏</w:t>
      </w:r>
      <w:r>
        <w:rPr>
          <w:rFonts w:ascii="宋体" w:hAnsi="宋体" w:eastAsia="宋体" w:cs="宋体"/>
          <w:spacing w:val="8"/>
          <w:sz w:val="23"/>
          <w:szCs w:val="23"/>
        </w:rPr>
        <w:t>大规模预训练时，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sz w:val="23"/>
          <w:szCs w:val="23"/>
        </w:rPr>
        <w:t>ViT</w:t>
      </w:r>
      <w:r>
        <w:rPr>
          <w:spacing w:val="60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8"/>
          <w:sz w:val="23"/>
          <w:szCs w:val="23"/>
        </w:rPr>
        <w:t>的训练稳定性和最终性能均显著下降，这一特性使得</w:t>
      </w:r>
      <w:r>
        <w:rPr>
          <w:rFonts w:ascii="宋体" w:hAnsi="宋体" w:eastAsia="宋体" w:cs="宋体"/>
          <w:spacing w:val="-27"/>
          <w:sz w:val="23"/>
          <w:szCs w:val="23"/>
        </w:rPr>
        <w:t xml:space="preserve"> </w:t>
      </w:r>
      <w:r>
        <w:rPr>
          <w:sz w:val="23"/>
          <w:szCs w:val="23"/>
        </w:rPr>
        <w:t>ViT</w:t>
      </w:r>
      <w:r>
        <w:rPr>
          <w:spacing w:val="4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8"/>
          <w:sz w:val="23"/>
          <w:szCs w:val="23"/>
        </w:rPr>
        <w:t>与</w:t>
      </w:r>
      <w:r>
        <w:rPr>
          <w:rFonts w:ascii="宋体" w:hAnsi="宋体" w:eastAsia="宋体" w:cs="宋体"/>
          <w:spacing w:val="-19"/>
          <w:sz w:val="23"/>
          <w:szCs w:val="23"/>
        </w:rPr>
        <w:t xml:space="preserve"> </w:t>
      </w:r>
      <w:r>
        <w:rPr>
          <w:sz w:val="23"/>
          <w:szCs w:val="23"/>
        </w:rPr>
        <w:t>CNN</w:t>
      </w:r>
      <w:r>
        <w:rPr>
          <w:spacing w:val="3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8"/>
          <w:sz w:val="23"/>
          <w:szCs w:val="23"/>
        </w:rPr>
        <w:t>在迁移学习</w:t>
      </w:r>
      <w:r>
        <w:rPr>
          <w:rFonts w:ascii="宋体" w:hAnsi="宋体" w:eastAsia="宋体" w:cs="宋体"/>
          <w:spacing w:val="5"/>
          <w:sz w:val="23"/>
          <w:szCs w:val="23"/>
        </w:rPr>
        <w:t>场景下的对比具有重要意义。</w:t>
      </w:r>
    </w:p>
    <w:p w14:paraId="54D0C9F6">
      <w:pPr>
        <w:spacing w:line="302" w:lineRule="auto"/>
        <w:rPr>
          <w:rFonts w:ascii="Arial"/>
          <w:sz w:val="21"/>
        </w:rPr>
      </w:pPr>
    </w:p>
    <w:p w14:paraId="7FB32295">
      <w:pPr>
        <w:pStyle w:val="3"/>
        <w:spacing w:before="91" w:line="225" w:lineRule="auto"/>
        <w:ind w:left="131"/>
        <w:outlineLvl w:val="1"/>
        <w:rPr>
          <w:rFonts w:ascii="黑体" w:hAnsi="黑体" w:eastAsia="黑体" w:cs="黑体"/>
          <w:sz w:val="28"/>
          <w:szCs w:val="28"/>
        </w:rPr>
      </w:pPr>
      <w:r>
        <w:rPr>
          <w:b/>
          <w:bCs/>
          <w:spacing w:val="7"/>
          <w:sz w:val="28"/>
          <w:szCs w:val="28"/>
        </w:rPr>
        <w:t xml:space="preserve">2.3 </w:t>
      </w:r>
      <w:del w:id="103" w:author="刘华明" w:date="2026-10-15T16:40:30Z">
        <w:r>
          <w:rPr>
            <w:b/>
            <w:bCs/>
            <w:spacing w:val="7"/>
            <w:sz w:val="28"/>
            <w:szCs w:val="28"/>
          </w:rPr>
          <w:delText xml:space="preserve"> </w:delText>
        </w:r>
      </w:del>
      <w:del w:id="104" w:author="刘华明" w:date="2026-10-15T16:40:29Z">
        <w:r>
          <w:rPr>
            <w:b/>
            <w:bCs/>
            <w:spacing w:val="7"/>
            <w:sz w:val="28"/>
            <w:szCs w:val="28"/>
          </w:rPr>
          <w:delText xml:space="preserve">  </w:delText>
        </w:r>
      </w:del>
      <w:r>
        <w:rPr>
          <w:rFonts w:ascii="黑体" w:hAnsi="黑体" w:eastAsia="黑体" w:cs="黑体"/>
          <w:spacing w:val="7"/>
          <w:sz w:val="28"/>
          <w:szCs w:val="28"/>
        </w:rPr>
        <w:t>参数高效迁移学习概述</w:t>
      </w:r>
    </w:p>
    <w:p w14:paraId="4F279E91">
      <w:pPr>
        <w:pStyle w:val="3"/>
        <w:spacing w:before="215" w:line="270" w:lineRule="auto"/>
        <w:ind w:left="124" w:firstLine="480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3"/>
          <w:sz w:val="23"/>
          <w:szCs w:val="23"/>
        </w:rPr>
        <w:t>参数高效迁移学习（</w:t>
      </w:r>
      <w:r>
        <w:rPr>
          <w:sz w:val="23"/>
          <w:szCs w:val="23"/>
        </w:rPr>
        <w:t>PETL</w:t>
      </w:r>
      <w:r>
        <w:rPr>
          <w:rFonts w:ascii="宋体" w:hAnsi="宋体" w:eastAsia="宋体" w:cs="宋体"/>
          <w:spacing w:val="3"/>
          <w:sz w:val="23"/>
          <w:szCs w:val="23"/>
        </w:rPr>
        <w:t>）的核心思想是在冻结预训练模型主体</w:t>
      </w:r>
      <w:r>
        <w:rPr>
          <w:rFonts w:ascii="宋体" w:hAnsi="宋体" w:eastAsia="宋体" w:cs="宋体"/>
          <w:spacing w:val="2"/>
          <w:sz w:val="23"/>
          <w:szCs w:val="23"/>
        </w:rPr>
        <w:t>参数的前提下， 仅</w:t>
      </w:r>
      <w:r>
        <w:rPr>
          <w:rFonts w:ascii="宋体" w:hAnsi="宋体" w:eastAsia="宋体" w:cs="宋体"/>
          <w:spacing w:val="6"/>
          <w:sz w:val="23"/>
          <w:szCs w:val="23"/>
        </w:rPr>
        <w:t>引入并训练少量可学习参数来完成下游任务适配</w:t>
      </w:r>
      <w:r>
        <w:rPr>
          <w:rFonts w:hint="eastAsia" w:ascii="宋体" w:hAnsi="宋体" w:eastAsia="宋体" w:cs="宋体"/>
          <w:spacing w:val="5"/>
          <w:sz w:val="23"/>
          <w:szCs w:val="23"/>
          <w:lang w:eastAsia="zh-CN"/>
        </w:rPr>
        <w:t>，</w:t>
      </w:r>
      <w:commentRangeStart w:id="4"/>
      <w:r>
        <w:rPr>
          <w:sz w:val="23"/>
          <w:szCs w:val="23"/>
        </w:rPr>
        <w:t>Han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5"/>
          <w:sz w:val="23"/>
          <w:szCs w:val="23"/>
        </w:rPr>
        <w:t>等人</w:t>
      </w:r>
      <w:commentRangeEnd w:id="4"/>
      <w:r>
        <w:commentReference w:id="4"/>
      </w:r>
      <w:r>
        <w:rPr>
          <w:rFonts w:ascii="宋体" w:hAnsi="宋体" w:eastAsia="宋体" w:cs="宋体"/>
          <w:spacing w:val="5"/>
          <w:sz w:val="23"/>
          <w:szCs w:val="23"/>
        </w:rPr>
        <w:t>在其综述中将</w:t>
      </w:r>
      <w:r>
        <w:rPr>
          <w:rFonts w:ascii="宋体" w:hAnsi="宋体" w:eastAsia="宋体" w:cs="宋体"/>
          <w:spacing w:val="-31"/>
          <w:sz w:val="23"/>
          <w:szCs w:val="23"/>
        </w:rPr>
        <w:t xml:space="preserve"> </w:t>
      </w:r>
      <w:r>
        <w:rPr>
          <w:sz w:val="23"/>
          <w:szCs w:val="23"/>
        </w:rPr>
        <w:t>PETL</w:t>
      </w:r>
      <w:r>
        <w:rPr>
          <w:rFonts w:ascii="宋体" w:hAnsi="宋体" w:eastAsia="宋体" w:cs="宋体"/>
          <w:spacing w:val="10"/>
          <w:sz w:val="23"/>
          <w:szCs w:val="23"/>
        </w:rPr>
        <w:t>方法分为三类：</w:t>
      </w:r>
      <w:r>
        <w:rPr>
          <w:rFonts w:ascii="宋体" w:hAnsi="宋体" w:eastAsia="宋体" w:cs="宋体"/>
          <w:spacing w:val="-58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0"/>
          <w:sz w:val="23"/>
          <w:szCs w:val="23"/>
        </w:rPr>
        <w:t>基于适配器的方法（</w:t>
      </w:r>
      <w:r>
        <w:rPr>
          <w:sz w:val="23"/>
          <w:szCs w:val="23"/>
        </w:rPr>
        <w:t>Adapter</w:t>
      </w:r>
      <w:r>
        <w:rPr>
          <w:spacing w:val="10"/>
          <w:sz w:val="23"/>
          <w:szCs w:val="23"/>
        </w:rPr>
        <w:t>-</w:t>
      </w:r>
      <w:r>
        <w:rPr>
          <w:sz w:val="23"/>
          <w:szCs w:val="23"/>
        </w:rPr>
        <w:t>based</w:t>
      </w:r>
      <w:r>
        <w:rPr>
          <w:rFonts w:ascii="宋体" w:hAnsi="宋体" w:eastAsia="宋体" w:cs="宋体"/>
          <w:spacing w:val="10"/>
          <w:sz w:val="23"/>
          <w:szCs w:val="23"/>
        </w:rPr>
        <w:t>）、基于提示的方法（</w:t>
      </w:r>
      <w:r>
        <w:rPr>
          <w:sz w:val="23"/>
          <w:szCs w:val="23"/>
        </w:rPr>
        <w:t>Prompt</w:t>
      </w:r>
      <w:r>
        <w:rPr>
          <w:spacing w:val="10"/>
          <w:sz w:val="23"/>
          <w:szCs w:val="23"/>
        </w:rPr>
        <w:t>-</w:t>
      </w:r>
      <w:r>
        <w:rPr>
          <w:sz w:val="23"/>
          <w:szCs w:val="23"/>
        </w:rPr>
        <w:t>based</w:t>
      </w:r>
      <w:r>
        <w:rPr>
          <w:rFonts w:ascii="宋体" w:hAnsi="宋体" w:eastAsia="宋体" w:cs="宋体"/>
          <w:spacing w:val="10"/>
          <w:sz w:val="23"/>
          <w:szCs w:val="23"/>
        </w:rPr>
        <w:t>）</w:t>
      </w:r>
      <w:r>
        <w:rPr>
          <w:rFonts w:ascii="宋体" w:hAnsi="宋体" w:eastAsia="宋体" w:cs="宋体"/>
          <w:spacing w:val="13"/>
          <w:sz w:val="23"/>
          <w:szCs w:val="23"/>
        </w:rPr>
        <w:t>和基于部分参数更新的方法（</w:t>
      </w:r>
      <w:r>
        <w:rPr>
          <w:sz w:val="23"/>
          <w:szCs w:val="23"/>
        </w:rPr>
        <w:t>Partial</w:t>
      </w:r>
      <w:r>
        <w:rPr>
          <w:spacing w:val="13"/>
          <w:sz w:val="23"/>
          <w:szCs w:val="23"/>
        </w:rPr>
        <w:t>-</w:t>
      </w:r>
      <w:r>
        <w:rPr>
          <w:sz w:val="23"/>
          <w:szCs w:val="23"/>
        </w:rPr>
        <w:t>based</w:t>
      </w:r>
      <w:r>
        <w:rPr>
          <w:rFonts w:ascii="宋体" w:hAnsi="宋体" w:eastAsia="宋体" w:cs="宋体"/>
          <w:spacing w:val="13"/>
          <w:sz w:val="23"/>
          <w:szCs w:val="23"/>
        </w:rPr>
        <w:t>）。适配器模块（</w:t>
      </w:r>
      <w:r>
        <w:rPr>
          <w:sz w:val="23"/>
          <w:szCs w:val="23"/>
        </w:rPr>
        <w:t>Adapter</w:t>
      </w:r>
      <w:r>
        <w:rPr>
          <w:rFonts w:ascii="宋体" w:hAnsi="宋体" w:eastAsia="宋体" w:cs="宋体"/>
          <w:spacing w:val="13"/>
          <w:sz w:val="23"/>
          <w:szCs w:val="23"/>
        </w:rPr>
        <w:t>）</w:t>
      </w:r>
      <w:r>
        <w:rPr>
          <w:rFonts w:ascii="宋体" w:hAnsi="宋体" w:eastAsia="宋体" w:cs="宋体"/>
          <w:spacing w:val="-4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3"/>
          <w:sz w:val="23"/>
          <w:szCs w:val="23"/>
        </w:rPr>
        <w:t>由</w:t>
      </w:r>
      <w:r>
        <w:rPr>
          <w:rFonts w:ascii="宋体" w:hAnsi="宋体" w:eastAsia="宋体" w:cs="宋体"/>
          <w:spacing w:val="-23"/>
          <w:sz w:val="23"/>
          <w:szCs w:val="23"/>
        </w:rPr>
        <w:t xml:space="preserve"> </w:t>
      </w:r>
      <w:r>
        <w:rPr>
          <w:sz w:val="23"/>
          <w:szCs w:val="23"/>
        </w:rPr>
        <w:t>Houlsby</w:t>
      </w:r>
      <w:r>
        <w:rPr>
          <w:spacing w:val="36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3"/>
          <w:sz w:val="23"/>
          <w:szCs w:val="23"/>
        </w:rPr>
        <w:t>等人</w:t>
      </w:r>
      <w:r>
        <w:rPr>
          <w:rFonts w:ascii="宋体" w:hAnsi="宋体" w:eastAsia="宋体" w:cs="宋体"/>
          <w:spacing w:val="2"/>
          <w:sz w:val="23"/>
          <w:szCs w:val="23"/>
        </w:rPr>
        <w:t>提出，采用瓶颈结构（向下投影</w:t>
      </w:r>
      <w:r>
        <w:rPr>
          <w:spacing w:val="2"/>
          <w:sz w:val="23"/>
          <w:szCs w:val="23"/>
        </w:rPr>
        <w:t>-</w:t>
      </w:r>
      <w:r>
        <w:rPr>
          <w:rFonts w:ascii="宋体" w:hAnsi="宋体" w:eastAsia="宋体" w:cs="宋体"/>
          <w:spacing w:val="2"/>
          <w:sz w:val="23"/>
          <w:szCs w:val="23"/>
        </w:rPr>
        <w:t>非线性激活</w:t>
      </w:r>
      <w:r>
        <w:rPr>
          <w:spacing w:val="2"/>
          <w:sz w:val="23"/>
          <w:szCs w:val="23"/>
        </w:rPr>
        <w:t>-</w:t>
      </w:r>
      <w:r>
        <w:rPr>
          <w:rFonts w:ascii="宋体" w:hAnsi="宋体" w:eastAsia="宋体" w:cs="宋体"/>
          <w:spacing w:val="2"/>
          <w:sz w:val="23"/>
          <w:szCs w:val="23"/>
        </w:rPr>
        <w:t>向上投影</w:t>
      </w:r>
      <w:r>
        <w:rPr>
          <w:rFonts w:ascii="宋体" w:hAnsi="宋体" w:eastAsia="宋体" w:cs="宋体"/>
          <w:spacing w:val="-16"/>
          <w:sz w:val="23"/>
          <w:szCs w:val="23"/>
        </w:rPr>
        <w:t>），</w:t>
      </w:r>
      <w:r>
        <w:rPr>
          <w:rFonts w:ascii="宋体" w:hAnsi="宋体" w:eastAsia="宋体" w:cs="宋体"/>
          <w:spacing w:val="2"/>
          <w:sz w:val="23"/>
          <w:szCs w:val="23"/>
        </w:rPr>
        <w:t>通过残差连接与原始网络输</w:t>
      </w:r>
      <w:r>
        <w:rPr>
          <w:rFonts w:ascii="宋体" w:hAnsi="宋体" w:eastAsia="宋体" w:cs="宋体"/>
          <w:spacing w:val="9"/>
          <w:sz w:val="23"/>
          <w:szCs w:val="23"/>
        </w:rPr>
        <w:t>出融合，兼顾参数效率与表达能力</w:t>
      </w:r>
      <w:r>
        <w:rPr>
          <w:rFonts w:hint="eastAsia" w:ascii="宋体" w:hAnsi="宋体" w:eastAsia="宋体" w:cs="宋体"/>
          <w:spacing w:val="9"/>
          <w:sz w:val="23"/>
          <w:szCs w:val="23"/>
          <w:lang w:eastAsia="zh-CN"/>
        </w:rPr>
        <w:t>，</w:t>
      </w:r>
      <w:r>
        <w:rPr>
          <w:sz w:val="23"/>
          <w:szCs w:val="23"/>
        </w:rPr>
        <w:t>Houlsby</w:t>
      </w:r>
      <w:r>
        <w:rPr>
          <w:spacing w:val="56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9"/>
          <w:sz w:val="23"/>
          <w:szCs w:val="23"/>
        </w:rPr>
        <w:t>等人最初在自然语言处理领域提出适</w:t>
      </w:r>
      <w:r>
        <w:rPr>
          <w:rFonts w:ascii="宋体" w:hAnsi="宋体" w:eastAsia="宋体" w:cs="宋体"/>
          <w:spacing w:val="11"/>
          <w:sz w:val="23"/>
          <w:szCs w:val="23"/>
        </w:rPr>
        <w:t>配器模块，其核心思想是在</w:t>
      </w:r>
      <w:r>
        <w:rPr>
          <w:rFonts w:ascii="宋体" w:hAnsi="宋体" w:eastAsia="宋体" w:cs="宋体"/>
          <w:spacing w:val="-25"/>
          <w:sz w:val="23"/>
          <w:szCs w:val="23"/>
        </w:rPr>
        <w:t xml:space="preserve"> </w:t>
      </w:r>
      <w:r>
        <w:rPr>
          <w:sz w:val="23"/>
          <w:szCs w:val="23"/>
        </w:rPr>
        <w:t>Transformer</w:t>
      </w:r>
      <w:r>
        <w:rPr>
          <w:spacing w:val="5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1"/>
          <w:sz w:val="23"/>
          <w:szCs w:val="23"/>
        </w:rPr>
        <w:t>的每一层中插入小型瓶颈网络，仅训练适配器</w:t>
      </w:r>
      <w:r>
        <w:rPr>
          <w:rFonts w:ascii="宋体" w:hAnsi="宋体" w:eastAsia="宋体" w:cs="宋体"/>
          <w:spacing w:val="4"/>
          <w:sz w:val="23"/>
          <w:szCs w:val="23"/>
        </w:rPr>
        <w:t>参数即可达到接近全量微调的性能，</w:t>
      </w:r>
      <w:r>
        <w:rPr>
          <w:rFonts w:ascii="宋体" w:hAnsi="宋体" w:eastAsia="宋体" w:cs="宋体"/>
          <w:spacing w:val="53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4"/>
          <w:sz w:val="23"/>
          <w:szCs w:val="23"/>
        </w:rPr>
        <w:t>同时保持每个任务仅需存储少量适配器参数。适配</w:t>
      </w:r>
      <w:r>
        <w:rPr>
          <w:rFonts w:ascii="宋体" w:hAnsi="宋体" w:eastAsia="宋体" w:cs="宋体"/>
          <w:spacing w:val="2"/>
          <w:sz w:val="23"/>
          <w:szCs w:val="23"/>
        </w:rPr>
        <w:t>器的瓶颈结构为：</w:t>
      </w:r>
      <w:r>
        <w:rPr>
          <w:rFonts w:ascii="宋体" w:hAnsi="宋体" w:eastAsia="宋体" w:cs="宋体"/>
          <w:spacing w:val="-46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"/>
          <w:sz w:val="23"/>
          <w:szCs w:val="23"/>
        </w:rPr>
        <w:t>先将</w:t>
      </w:r>
      <w:r>
        <w:rPr>
          <w:rFonts w:ascii="宋体" w:hAnsi="宋体" w:eastAsia="宋体" w:cs="宋体"/>
          <w:spacing w:val="-29"/>
          <w:sz w:val="23"/>
          <w:szCs w:val="23"/>
        </w:rPr>
        <w:t xml:space="preserve"> </w:t>
      </w:r>
      <w:r>
        <w:rPr>
          <w:i/>
          <w:iCs/>
          <w:spacing w:val="2"/>
          <w:sz w:val="23"/>
          <w:szCs w:val="23"/>
        </w:rPr>
        <w:t>d</w:t>
      </w:r>
      <w:r>
        <w:rPr>
          <w:i/>
          <w:iCs/>
          <w:spacing w:val="31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"/>
          <w:sz w:val="23"/>
          <w:szCs w:val="23"/>
        </w:rPr>
        <w:t>维输入通过向下投影矩阵</w:t>
      </w:r>
      <w:r>
        <w:rPr>
          <w:rFonts w:ascii="宋体" w:hAnsi="宋体" w:eastAsia="宋体" w:cs="宋体"/>
          <w:spacing w:val="-27"/>
          <w:sz w:val="23"/>
          <w:szCs w:val="23"/>
        </w:rPr>
        <w:t xml:space="preserve"> </w:t>
      </w:r>
      <w:r>
        <w:rPr>
          <w:i/>
          <w:iCs/>
          <w:sz w:val="23"/>
          <w:szCs w:val="23"/>
        </w:rPr>
        <w:t>W</w:t>
      </w:r>
      <w:r>
        <w:rPr>
          <w:position w:val="-3"/>
          <w:sz w:val="15"/>
          <w:szCs w:val="15"/>
        </w:rPr>
        <w:t>down</w:t>
      </w:r>
      <w:r>
        <w:rPr>
          <w:spacing w:val="10"/>
          <w:w w:val="102"/>
          <w:position w:val="-3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i/>
          <w:iCs/>
          <w:spacing w:val="2"/>
          <w:sz w:val="23"/>
          <w:szCs w:val="23"/>
        </w:rPr>
        <w:t>∈</w:t>
      </w:r>
      <w:r>
        <w:rPr>
          <w:rFonts w:ascii="Malgun Gothic" w:hAnsi="Malgun Gothic" w:eastAsia="Malgun Gothic" w:cs="Malgun Gothic"/>
          <w:spacing w:val="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"/>
          <w:sz w:val="23"/>
          <w:szCs w:val="23"/>
        </w:rPr>
        <w:t>耽</w:t>
      </w:r>
      <w:r>
        <w:rPr>
          <w:i/>
          <w:iCs/>
          <w:spacing w:val="2"/>
          <w:position w:val="8"/>
          <w:sz w:val="15"/>
          <w:szCs w:val="15"/>
        </w:rPr>
        <w:t xml:space="preserve">d×r   </w:t>
      </w:r>
      <w:r>
        <w:rPr>
          <w:rFonts w:ascii="宋体" w:hAnsi="宋体" w:eastAsia="宋体" w:cs="宋体"/>
          <w:spacing w:val="2"/>
          <w:sz w:val="23"/>
          <w:szCs w:val="23"/>
        </w:rPr>
        <w:t>降维至</w:t>
      </w:r>
      <w:r>
        <w:rPr>
          <w:rFonts w:ascii="宋体" w:hAnsi="宋体" w:eastAsia="宋体" w:cs="宋体"/>
          <w:spacing w:val="-33"/>
          <w:sz w:val="23"/>
          <w:szCs w:val="23"/>
        </w:rPr>
        <w:t xml:space="preserve"> </w:t>
      </w:r>
      <w:r>
        <w:rPr>
          <w:i/>
          <w:iCs/>
          <w:spacing w:val="2"/>
          <w:sz w:val="23"/>
          <w:szCs w:val="23"/>
        </w:rPr>
        <w:t>r</w:t>
      </w:r>
      <w:r>
        <w:rPr>
          <w:i/>
          <w:iCs/>
          <w:spacing w:val="38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"/>
          <w:sz w:val="23"/>
          <w:szCs w:val="23"/>
        </w:rPr>
        <w:t>维（</w:t>
      </w:r>
      <w:r>
        <w:rPr>
          <w:i/>
          <w:iCs/>
          <w:spacing w:val="2"/>
          <w:sz w:val="23"/>
          <w:szCs w:val="23"/>
        </w:rPr>
        <w:t>r</w:t>
      </w:r>
      <w:r>
        <w:rPr>
          <w:i/>
          <w:iCs/>
          <w:spacing w:val="29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i/>
          <w:iCs/>
          <w:spacing w:val="2"/>
          <w:sz w:val="23"/>
          <w:szCs w:val="23"/>
        </w:rPr>
        <w:t>≪</w:t>
      </w:r>
      <w:r>
        <w:rPr>
          <w:rFonts w:ascii="Malgun Gothic" w:hAnsi="Malgun Gothic" w:eastAsia="Malgun Gothic" w:cs="Malgun Gothic"/>
          <w:spacing w:val="2"/>
          <w:sz w:val="23"/>
          <w:szCs w:val="23"/>
        </w:rPr>
        <w:t xml:space="preserve"> </w:t>
      </w:r>
      <w:r>
        <w:rPr>
          <w:i/>
          <w:iCs/>
          <w:spacing w:val="2"/>
          <w:sz w:val="23"/>
          <w:szCs w:val="23"/>
        </w:rPr>
        <w:t>d</w:t>
      </w:r>
      <w:r>
        <w:rPr>
          <w:rFonts w:ascii="宋体" w:hAnsi="宋体" w:eastAsia="宋体" w:cs="宋体"/>
          <w:spacing w:val="-56"/>
          <w:w w:val="92"/>
          <w:sz w:val="23"/>
          <w:szCs w:val="23"/>
        </w:rPr>
        <w:t>），</w:t>
      </w:r>
      <w:r>
        <w:rPr>
          <w:rFonts w:ascii="宋体" w:hAnsi="宋体" w:eastAsia="宋体" w:cs="宋体"/>
          <w:spacing w:val="6"/>
          <w:sz w:val="23"/>
          <w:szCs w:val="23"/>
        </w:rPr>
        <w:t>经过非线性激活函数后，再通过向上投影矩阵</w:t>
      </w:r>
      <w:r>
        <w:rPr>
          <w:rFonts w:ascii="宋体" w:hAnsi="宋体" w:eastAsia="宋体" w:cs="宋体"/>
          <w:spacing w:val="-17"/>
          <w:sz w:val="23"/>
          <w:szCs w:val="23"/>
        </w:rPr>
        <w:t xml:space="preserve"> </w:t>
      </w:r>
      <w:r>
        <w:rPr>
          <w:i/>
          <w:iCs/>
          <w:sz w:val="23"/>
          <w:szCs w:val="23"/>
        </w:rPr>
        <w:t>W</w:t>
      </w:r>
      <w:r>
        <w:rPr>
          <w:position w:val="-3"/>
          <w:sz w:val="15"/>
          <w:szCs w:val="15"/>
        </w:rPr>
        <w:t>up</w:t>
      </w:r>
      <w:r>
        <w:rPr>
          <w:spacing w:val="12"/>
          <w:w w:val="101"/>
          <w:position w:val="-3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i/>
          <w:iCs/>
          <w:spacing w:val="6"/>
          <w:sz w:val="23"/>
          <w:szCs w:val="23"/>
        </w:rPr>
        <w:t>∈</w:t>
      </w:r>
      <w:r>
        <w:rPr>
          <w:rFonts w:ascii="Malgun Gothic" w:hAnsi="Malgun Gothic" w:eastAsia="Malgun Gothic" w:cs="Malgun Gothic"/>
          <w:spacing w:val="6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6"/>
          <w:sz w:val="23"/>
          <w:szCs w:val="23"/>
        </w:rPr>
        <w:t>耽</w:t>
      </w:r>
      <w:r>
        <w:rPr>
          <w:i/>
          <w:iCs/>
          <w:spacing w:val="6"/>
          <w:position w:val="8"/>
          <w:sz w:val="15"/>
          <w:szCs w:val="15"/>
        </w:rPr>
        <w:t>r×d</w:t>
      </w:r>
      <w:r>
        <w:rPr>
          <w:i/>
          <w:iCs/>
          <w:spacing w:val="13"/>
          <w:position w:val="8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6"/>
          <w:sz w:val="23"/>
          <w:szCs w:val="23"/>
        </w:rPr>
        <w:t>恢复至</w:t>
      </w:r>
      <w:r>
        <w:rPr>
          <w:rFonts w:ascii="宋体" w:hAnsi="宋体" w:eastAsia="宋体" w:cs="宋体"/>
          <w:spacing w:val="-26"/>
          <w:sz w:val="23"/>
          <w:szCs w:val="23"/>
        </w:rPr>
        <w:t xml:space="preserve"> </w:t>
      </w:r>
      <w:r>
        <w:rPr>
          <w:i/>
          <w:iCs/>
          <w:spacing w:val="6"/>
          <w:sz w:val="23"/>
          <w:szCs w:val="23"/>
        </w:rPr>
        <w:t>d</w:t>
      </w:r>
      <w:r>
        <w:rPr>
          <w:i/>
          <w:iCs/>
          <w:spacing w:val="36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6"/>
          <w:sz w:val="23"/>
          <w:szCs w:val="23"/>
        </w:rPr>
        <w:t>维，最后通过残差</w:t>
      </w:r>
      <w:r>
        <w:rPr>
          <w:rFonts w:ascii="宋体" w:hAnsi="宋体" w:eastAsia="宋体" w:cs="宋体"/>
          <w:spacing w:val="4"/>
          <w:sz w:val="23"/>
          <w:szCs w:val="23"/>
        </w:rPr>
        <w:t>连接与原始输出相加。</w:t>
      </w:r>
    </w:p>
    <w:p w14:paraId="49C3D50A">
      <w:pPr>
        <w:pStyle w:val="3"/>
        <w:spacing w:before="17" w:line="286" w:lineRule="auto"/>
        <w:ind w:firstLine="605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z w:val="23"/>
          <w:szCs w:val="23"/>
        </w:rPr>
        <w:t>线性探测是最简单的迁移策略， 冻结整个预训练主干网络，</w:t>
      </w:r>
      <w:r>
        <w:rPr>
          <w:rFonts w:ascii="宋体" w:hAnsi="宋体" w:eastAsia="宋体" w:cs="宋体"/>
          <w:spacing w:val="-1"/>
          <w:sz w:val="23"/>
          <w:szCs w:val="23"/>
        </w:rPr>
        <w:t xml:space="preserve"> 仅训练末层分类头，</w:t>
      </w:r>
      <w:r>
        <w:rPr>
          <w:rFonts w:ascii="宋体" w:hAnsi="宋体" w:eastAsia="宋体" w:cs="宋体"/>
          <w:spacing w:val="-3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"/>
          <w:sz w:val="23"/>
          <w:szCs w:val="23"/>
        </w:rPr>
        <w:t>其</w:t>
      </w:r>
      <w:r>
        <w:rPr>
          <w:rFonts w:ascii="宋体" w:hAnsi="宋体" w:eastAsia="宋体" w:cs="宋体"/>
          <w:spacing w:val="9"/>
          <w:sz w:val="23"/>
          <w:szCs w:val="23"/>
        </w:rPr>
        <w:t>性能高度依赖预训练特征的质量</w:t>
      </w:r>
      <w:r>
        <w:rPr>
          <w:rFonts w:hint="eastAsia" w:ascii="宋体" w:hAnsi="宋体" w:eastAsia="宋体" w:cs="宋体"/>
          <w:spacing w:val="9"/>
          <w:sz w:val="23"/>
          <w:szCs w:val="23"/>
          <w:vertAlign w:val="baseline"/>
          <w:lang w:eastAsia="zh-CN"/>
        </w:rPr>
        <w:t>，</w:t>
      </w:r>
      <w:commentRangeStart w:id="5"/>
      <w:r>
        <w:rPr>
          <w:sz w:val="23"/>
          <w:szCs w:val="23"/>
        </w:rPr>
        <w:t>Kornblith</w:t>
      </w:r>
      <w:r>
        <w:rPr>
          <w:spacing w:val="39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9"/>
          <w:sz w:val="23"/>
          <w:szCs w:val="23"/>
        </w:rPr>
        <w:t>等人</w:t>
      </w:r>
      <w:commentRangeEnd w:id="5"/>
      <w:r>
        <w:commentReference w:id="5"/>
      </w:r>
      <w:r>
        <w:rPr>
          <w:rFonts w:ascii="宋体" w:hAnsi="宋体" w:eastAsia="宋体" w:cs="宋体"/>
          <w:spacing w:val="9"/>
          <w:sz w:val="23"/>
          <w:szCs w:val="23"/>
        </w:rPr>
        <w:t>的</w:t>
      </w:r>
      <w:r>
        <w:rPr>
          <w:rFonts w:ascii="宋体" w:hAnsi="宋体" w:eastAsia="宋体" w:cs="宋体"/>
          <w:spacing w:val="8"/>
          <w:sz w:val="23"/>
          <w:szCs w:val="23"/>
        </w:rPr>
        <w:t>研究表明，</w:t>
      </w:r>
      <w:r>
        <w:rPr>
          <w:rFonts w:ascii="宋体" w:hAnsi="宋体" w:eastAsia="宋体" w:cs="宋体"/>
          <w:spacing w:val="-67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8"/>
          <w:sz w:val="23"/>
          <w:szCs w:val="23"/>
        </w:rPr>
        <w:t>当目标数据集较</w:t>
      </w:r>
      <w:r>
        <w:rPr>
          <w:rFonts w:ascii="宋体" w:hAnsi="宋体" w:eastAsia="宋体" w:cs="宋体"/>
          <w:spacing w:val="17"/>
          <w:sz w:val="23"/>
          <w:szCs w:val="23"/>
        </w:rPr>
        <w:t>小时，线性探测通常优于全量微调，</w:t>
      </w:r>
      <w:r>
        <w:rPr>
          <w:rFonts w:ascii="宋体" w:hAnsi="宋体" w:eastAsia="宋体" w:cs="宋体"/>
          <w:spacing w:val="-56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7"/>
          <w:sz w:val="23"/>
          <w:szCs w:val="23"/>
        </w:rPr>
        <w:t>因为全量微调容</w:t>
      </w:r>
      <w:r>
        <w:rPr>
          <w:rFonts w:ascii="宋体" w:hAnsi="宋体" w:eastAsia="宋体" w:cs="宋体"/>
          <w:spacing w:val="16"/>
          <w:sz w:val="23"/>
          <w:szCs w:val="23"/>
        </w:rPr>
        <w:t>易在有限数据上过拟合；而当目</w:t>
      </w:r>
      <w:r>
        <w:rPr>
          <w:rFonts w:ascii="宋体" w:hAnsi="宋体" w:eastAsia="宋体" w:cs="宋体"/>
          <w:spacing w:val="14"/>
          <w:sz w:val="23"/>
          <w:szCs w:val="23"/>
        </w:rPr>
        <w:t>标数据集较大时，全量微调则能够更好地适应目标任务。此外，近年来</w:t>
      </w:r>
      <w:r>
        <w:rPr>
          <w:rFonts w:ascii="宋体" w:hAnsi="宋体" w:eastAsia="宋体" w:cs="宋体"/>
          <w:spacing w:val="13"/>
          <w:sz w:val="23"/>
          <w:szCs w:val="23"/>
        </w:rPr>
        <w:t>还涌现了</w:t>
      </w:r>
      <w:r>
        <w:rPr>
          <w:rFonts w:ascii="宋体" w:hAnsi="宋体" w:eastAsia="宋体" w:cs="宋体"/>
          <w:spacing w:val="-29"/>
          <w:sz w:val="23"/>
          <w:szCs w:val="23"/>
        </w:rPr>
        <w:t xml:space="preserve"> </w:t>
      </w:r>
      <w:r>
        <w:rPr>
          <w:sz w:val="23"/>
          <w:szCs w:val="23"/>
        </w:rPr>
        <w:t>VPT</w:t>
      </w:r>
      <w:r>
        <w:rPr>
          <w:rFonts w:ascii="宋体" w:hAnsi="宋体" w:eastAsia="宋体" w:cs="宋体"/>
          <w:spacing w:val="13"/>
          <w:sz w:val="23"/>
          <w:szCs w:val="23"/>
        </w:rPr>
        <w:t>、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sz w:val="23"/>
          <w:szCs w:val="23"/>
        </w:rPr>
        <w:t>AdaptFormer</w:t>
      </w:r>
      <w:r>
        <w:rPr>
          <w:rFonts w:ascii="宋体" w:hAnsi="宋体" w:eastAsia="宋体" w:cs="宋体"/>
          <w:spacing w:val="11"/>
          <w:sz w:val="23"/>
          <w:szCs w:val="23"/>
        </w:rPr>
        <w:t>、</w:t>
      </w:r>
      <w:r>
        <w:rPr>
          <w:sz w:val="23"/>
          <w:szCs w:val="23"/>
        </w:rPr>
        <w:t>SSF</w:t>
      </w:r>
      <w:r>
        <w:rPr>
          <w:spacing w:val="2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1"/>
          <w:sz w:val="23"/>
          <w:szCs w:val="23"/>
        </w:rPr>
        <w:t>和</w:t>
      </w:r>
      <w:r>
        <w:rPr>
          <w:rFonts w:ascii="宋体" w:hAnsi="宋体" w:eastAsia="宋体" w:cs="宋体"/>
          <w:spacing w:val="-40"/>
          <w:sz w:val="23"/>
          <w:szCs w:val="23"/>
        </w:rPr>
        <w:t xml:space="preserve"> </w:t>
      </w:r>
      <w:r>
        <w:rPr>
          <w:sz w:val="23"/>
          <w:szCs w:val="23"/>
        </w:rPr>
        <w:t>LoRA</w:t>
      </w:r>
      <w:r>
        <w:rPr>
          <w:spacing w:val="20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1"/>
          <w:sz w:val="23"/>
          <w:szCs w:val="23"/>
        </w:rPr>
        <w:t>等更复杂的</w:t>
      </w:r>
      <w:r>
        <w:rPr>
          <w:rFonts w:ascii="宋体" w:hAnsi="宋体" w:eastAsia="宋体" w:cs="宋体"/>
          <w:spacing w:val="-40"/>
          <w:sz w:val="23"/>
          <w:szCs w:val="23"/>
        </w:rPr>
        <w:t xml:space="preserve"> </w:t>
      </w:r>
      <w:r>
        <w:rPr>
          <w:sz w:val="23"/>
          <w:szCs w:val="23"/>
        </w:rPr>
        <w:t>PETL</w:t>
      </w:r>
      <w:r>
        <w:rPr>
          <w:spacing w:val="1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1"/>
          <w:sz w:val="23"/>
          <w:szCs w:val="23"/>
        </w:rPr>
        <w:t>方法</w:t>
      </w:r>
      <w:r>
        <w:rPr>
          <w:rFonts w:ascii="宋体" w:hAnsi="宋体" w:eastAsia="宋体" w:cs="宋体"/>
          <w:spacing w:val="-22"/>
          <w:sz w:val="23"/>
          <w:szCs w:val="23"/>
        </w:rPr>
        <w:t xml:space="preserve"> </w:t>
      </w:r>
      <w:r>
        <w:rPr>
          <w:spacing w:val="11"/>
          <w:sz w:val="23"/>
          <w:szCs w:val="23"/>
          <w:vertAlign w:val="superscript"/>
        </w:rPr>
        <w:t>[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HYPERLINK \l "bookmark12" </w:instrText>
      </w:r>
      <w:r>
        <w:rPr>
          <w:vertAlign w:val="superscript"/>
        </w:rPr>
        <w:fldChar w:fldCharType="separate"/>
      </w:r>
      <w:r>
        <w:rPr>
          <w:spacing w:val="11"/>
          <w:sz w:val="23"/>
          <w:szCs w:val="23"/>
          <w:vertAlign w:val="superscript"/>
        </w:rPr>
        <w:t>12</w:t>
      </w:r>
      <w:r>
        <w:rPr>
          <w:spacing w:val="11"/>
          <w:sz w:val="23"/>
          <w:szCs w:val="23"/>
          <w:vertAlign w:val="superscript"/>
        </w:rPr>
        <w:fldChar w:fldCharType="end"/>
      </w:r>
      <w:r>
        <w:rPr>
          <w:spacing w:val="11"/>
          <w:sz w:val="23"/>
          <w:szCs w:val="23"/>
          <w:vertAlign w:val="superscript"/>
        </w:rPr>
        <w:t>]–[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HYPERLINK \l "bookmark13" </w:instrText>
      </w:r>
      <w:r>
        <w:rPr>
          <w:vertAlign w:val="superscript"/>
        </w:rPr>
        <w:fldChar w:fldCharType="separate"/>
      </w:r>
      <w:r>
        <w:rPr>
          <w:spacing w:val="11"/>
          <w:sz w:val="23"/>
          <w:szCs w:val="23"/>
          <w:vertAlign w:val="superscript"/>
        </w:rPr>
        <w:t>15</w:t>
      </w:r>
      <w:r>
        <w:rPr>
          <w:spacing w:val="11"/>
          <w:sz w:val="23"/>
          <w:szCs w:val="23"/>
          <w:vertAlign w:val="superscript"/>
        </w:rPr>
        <w:fldChar w:fldCharType="end"/>
      </w:r>
      <w:r>
        <w:rPr>
          <w:spacing w:val="11"/>
          <w:sz w:val="23"/>
          <w:szCs w:val="23"/>
          <w:vertAlign w:val="superscript"/>
        </w:rPr>
        <w:t>]</w:t>
      </w:r>
      <w:r>
        <w:rPr>
          <w:rFonts w:ascii="宋体" w:hAnsi="宋体" w:eastAsia="宋体" w:cs="宋体"/>
          <w:spacing w:val="11"/>
          <w:sz w:val="23"/>
          <w:szCs w:val="23"/>
        </w:rPr>
        <w:t>。</w:t>
      </w:r>
      <w:r>
        <w:rPr>
          <w:sz w:val="23"/>
          <w:szCs w:val="23"/>
        </w:rPr>
        <w:t>Jia</w:t>
      </w:r>
      <w:r>
        <w:rPr>
          <w:spacing w:val="19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1"/>
          <w:sz w:val="23"/>
          <w:szCs w:val="23"/>
        </w:rPr>
        <w:t>等人</w:t>
      </w:r>
      <w:r>
        <w:rPr>
          <w:rFonts w:hint="eastAsia" w:ascii="宋体" w:hAnsi="宋体" w:eastAsia="宋体" w:cs="宋体"/>
          <w:spacing w:val="11"/>
          <w:sz w:val="23"/>
          <w:szCs w:val="23"/>
          <w:highlight w:val="yellow"/>
          <w:vertAlign w:val="superscript"/>
          <w:lang w:val="en-US" w:eastAsia="zh-CN"/>
        </w:rPr>
        <w:t>[12]</w:t>
      </w:r>
      <w:r>
        <w:rPr>
          <w:rFonts w:ascii="宋体" w:hAnsi="宋体" w:eastAsia="宋体" w:cs="宋体"/>
          <w:spacing w:val="11"/>
          <w:sz w:val="23"/>
          <w:szCs w:val="23"/>
        </w:rPr>
        <w:t>提出</w:t>
      </w:r>
      <w:r>
        <w:rPr>
          <w:rFonts w:ascii="宋体" w:hAnsi="宋体" w:eastAsia="宋体" w:cs="宋体"/>
          <w:spacing w:val="-45"/>
          <w:sz w:val="23"/>
          <w:szCs w:val="23"/>
        </w:rPr>
        <w:t xml:space="preserve"> </w:t>
      </w:r>
      <w:r>
        <w:rPr>
          <w:sz w:val="23"/>
          <w:szCs w:val="23"/>
        </w:rPr>
        <w:t>Visual Prompt</w:t>
      </w:r>
      <w:r>
        <w:rPr>
          <w:spacing w:val="26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Tuning</w:t>
      </w:r>
      <w:r>
        <w:rPr>
          <w:rFonts w:ascii="宋体" w:hAnsi="宋体" w:eastAsia="宋体" w:cs="宋体"/>
          <w:spacing w:val="20"/>
          <w:sz w:val="23"/>
          <w:szCs w:val="23"/>
        </w:rPr>
        <w:t>（</w:t>
      </w:r>
      <w:r>
        <w:rPr>
          <w:sz w:val="23"/>
          <w:szCs w:val="23"/>
        </w:rPr>
        <w:t>VPT</w:t>
      </w:r>
      <w:r>
        <w:rPr>
          <w:rFonts w:ascii="宋体" w:hAnsi="宋体" w:eastAsia="宋体" w:cs="宋体"/>
          <w:spacing w:val="-44"/>
          <w:sz w:val="23"/>
          <w:szCs w:val="23"/>
        </w:rPr>
        <w:t>），</w:t>
      </w:r>
      <w:r>
        <w:rPr>
          <w:rFonts w:ascii="宋体" w:hAnsi="宋体" w:eastAsia="宋体" w:cs="宋体"/>
          <w:spacing w:val="20"/>
          <w:sz w:val="23"/>
          <w:szCs w:val="23"/>
        </w:rPr>
        <w:t>在</w:t>
      </w:r>
      <w:r>
        <w:rPr>
          <w:rFonts w:ascii="宋体" w:hAnsi="宋体" w:eastAsia="宋体" w:cs="宋体"/>
          <w:spacing w:val="-31"/>
          <w:sz w:val="23"/>
          <w:szCs w:val="23"/>
        </w:rPr>
        <w:t xml:space="preserve"> </w:t>
      </w:r>
      <w:r>
        <w:rPr>
          <w:sz w:val="23"/>
          <w:szCs w:val="23"/>
        </w:rPr>
        <w:t>Transformer</w:t>
      </w:r>
      <w:r>
        <w:rPr>
          <w:spacing w:val="26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0"/>
          <w:sz w:val="23"/>
          <w:szCs w:val="23"/>
        </w:rPr>
        <w:t>输入序列中插入可学习的提示令牌， 仅训练这</w:t>
      </w:r>
      <w:r>
        <w:rPr>
          <w:rFonts w:ascii="宋体" w:hAnsi="宋体" w:eastAsia="宋体" w:cs="宋体"/>
          <w:spacing w:val="11"/>
          <w:sz w:val="23"/>
          <w:szCs w:val="23"/>
        </w:rPr>
        <w:t xml:space="preserve">些提示参数即可实现高效迁移。 </w:t>
      </w:r>
      <w:r>
        <w:rPr>
          <w:sz w:val="23"/>
          <w:szCs w:val="23"/>
        </w:rPr>
        <w:t>Chen</w:t>
      </w:r>
      <w:r>
        <w:rPr>
          <w:spacing w:val="3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1"/>
          <w:sz w:val="23"/>
          <w:szCs w:val="23"/>
        </w:rPr>
        <w:t>等人</w:t>
      </w:r>
      <w:r>
        <w:rPr>
          <w:rFonts w:hint="eastAsia" w:ascii="宋体" w:hAnsi="宋体" w:eastAsia="宋体" w:cs="宋体"/>
          <w:spacing w:val="11"/>
          <w:sz w:val="23"/>
          <w:szCs w:val="23"/>
          <w:highlight w:val="yellow"/>
          <w:vertAlign w:val="superscript"/>
          <w:lang w:val="en-US" w:eastAsia="zh-CN"/>
        </w:rPr>
        <w:t>[13]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1"/>
          <w:sz w:val="23"/>
          <w:szCs w:val="23"/>
        </w:rPr>
        <w:t>提出</w:t>
      </w:r>
      <w:r>
        <w:rPr>
          <w:rFonts w:ascii="宋体" w:hAnsi="宋体" w:eastAsia="宋体" w:cs="宋体"/>
          <w:spacing w:val="-36"/>
          <w:sz w:val="23"/>
          <w:szCs w:val="23"/>
        </w:rPr>
        <w:t xml:space="preserve"> </w:t>
      </w:r>
      <w:r>
        <w:rPr>
          <w:sz w:val="23"/>
          <w:szCs w:val="23"/>
        </w:rPr>
        <w:t>AdaptFormer</w:t>
      </w:r>
      <w:r>
        <w:rPr>
          <w:rFonts w:ascii="宋体" w:hAnsi="宋体" w:eastAsia="宋体" w:cs="宋体"/>
          <w:spacing w:val="11"/>
          <w:sz w:val="23"/>
          <w:szCs w:val="23"/>
        </w:rPr>
        <w:t>，通过在</w:t>
      </w:r>
      <w:r>
        <w:rPr>
          <w:rFonts w:ascii="宋体" w:hAnsi="宋体" w:eastAsia="宋体" w:cs="宋体"/>
          <w:spacing w:val="-35"/>
          <w:sz w:val="23"/>
          <w:szCs w:val="23"/>
        </w:rPr>
        <w:t xml:space="preserve"> </w:t>
      </w:r>
      <w:r>
        <w:rPr>
          <w:sz w:val="23"/>
          <w:szCs w:val="23"/>
        </w:rPr>
        <w:t>Transformer</w:t>
      </w:r>
      <w:r>
        <w:rPr>
          <w:rFonts w:ascii="宋体" w:hAnsi="宋体" w:eastAsia="宋体" w:cs="宋体"/>
          <w:spacing w:val="17"/>
          <w:sz w:val="23"/>
          <w:szCs w:val="23"/>
        </w:rPr>
        <w:t>的前馈网络中引入并行的适配器分支来实现参数高效微调。</w:t>
      </w:r>
      <w:r>
        <w:rPr>
          <w:sz w:val="23"/>
          <w:szCs w:val="23"/>
        </w:rPr>
        <w:t xml:space="preserve">Lian  </w:t>
      </w:r>
      <w:r>
        <w:rPr>
          <w:rFonts w:ascii="宋体" w:hAnsi="宋体" w:eastAsia="宋体" w:cs="宋体"/>
          <w:spacing w:val="17"/>
          <w:sz w:val="23"/>
          <w:szCs w:val="23"/>
        </w:rPr>
        <w:t>等</w:t>
      </w:r>
      <w:r>
        <w:rPr>
          <w:rFonts w:ascii="宋体" w:hAnsi="宋体" w:eastAsia="宋体" w:cs="宋体"/>
          <w:spacing w:val="16"/>
          <w:sz w:val="23"/>
          <w:szCs w:val="23"/>
        </w:rPr>
        <w:t>人</w:t>
      </w:r>
      <w:r>
        <w:rPr>
          <w:rFonts w:hint="eastAsia" w:ascii="宋体" w:hAnsi="宋体" w:eastAsia="宋体" w:cs="宋体"/>
          <w:spacing w:val="16"/>
          <w:sz w:val="23"/>
          <w:szCs w:val="23"/>
          <w:highlight w:val="yellow"/>
          <w:vertAlign w:val="superscript"/>
          <w:lang w:val="en-US" w:eastAsia="zh-CN"/>
        </w:rPr>
        <w:t>[14]</w:t>
      </w:r>
      <w:r>
        <w:rPr>
          <w:rFonts w:ascii="宋体" w:hAnsi="宋体" w:eastAsia="宋体" w:cs="宋体"/>
          <w:spacing w:val="16"/>
          <w:sz w:val="23"/>
          <w:szCs w:val="23"/>
        </w:rPr>
        <w:t xml:space="preserve">提出 </w:t>
      </w:r>
      <w:r>
        <w:rPr>
          <w:sz w:val="23"/>
          <w:szCs w:val="23"/>
        </w:rPr>
        <w:t xml:space="preserve">SSF </w:t>
      </w:r>
      <w:r>
        <w:rPr>
          <w:rFonts w:ascii="宋体" w:hAnsi="宋体" w:eastAsia="宋体" w:cs="宋体"/>
          <w:spacing w:val="14"/>
          <w:sz w:val="23"/>
          <w:szCs w:val="23"/>
        </w:rPr>
        <w:t>（</w:t>
      </w:r>
      <w:r>
        <w:rPr>
          <w:sz w:val="23"/>
          <w:szCs w:val="23"/>
        </w:rPr>
        <w:t>Scaling</w:t>
      </w:r>
      <w:r>
        <w:rPr>
          <w:spacing w:val="30"/>
          <w:sz w:val="23"/>
          <w:szCs w:val="23"/>
        </w:rPr>
        <w:t xml:space="preserve"> </w:t>
      </w:r>
      <w:r>
        <w:rPr>
          <w:sz w:val="23"/>
          <w:szCs w:val="23"/>
        </w:rPr>
        <w:t>and</w:t>
      </w:r>
      <w:r>
        <w:rPr>
          <w:spacing w:val="3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Shifting</w:t>
      </w:r>
      <w:r>
        <w:rPr>
          <w:spacing w:val="32"/>
          <w:sz w:val="23"/>
          <w:szCs w:val="23"/>
        </w:rPr>
        <w:t xml:space="preserve"> </w:t>
      </w:r>
      <w:r>
        <w:rPr>
          <w:sz w:val="23"/>
          <w:szCs w:val="23"/>
        </w:rPr>
        <w:t>Features</w:t>
      </w:r>
      <w:r>
        <w:rPr>
          <w:rFonts w:ascii="宋体" w:hAnsi="宋体" w:eastAsia="宋体" w:cs="宋体"/>
          <w:spacing w:val="-36"/>
          <w:sz w:val="23"/>
          <w:szCs w:val="23"/>
        </w:rPr>
        <w:t>），</w:t>
      </w:r>
      <w:r>
        <w:rPr>
          <w:rFonts w:ascii="宋体" w:hAnsi="宋体" w:eastAsia="宋体" w:cs="宋体"/>
          <w:spacing w:val="14"/>
          <w:sz w:val="23"/>
          <w:szCs w:val="23"/>
        </w:rPr>
        <w:t>仅通过对特征进行缩放和偏移操作即可实现高效迁移。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sz w:val="23"/>
          <w:szCs w:val="23"/>
        </w:rPr>
        <w:t>Hu</w:t>
      </w:r>
      <w:r>
        <w:rPr>
          <w:spacing w:val="36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8"/>
          <w:sz w:val="23"/>
          <w:szCs w:val="23"/>
        </w:rPr>
        <w:t>等人</w:t>
      </w:r>
      <w:r>
        <w:rPr>
          <w:rFonts w:hint="eastAsia" w:ascii="宋体" w:hAnsi="宋体" w:eastAsia="宋体" w:cs="宋体"/>
          <w:spacing w:val="18"/>
          <w:sz w:val="23"/>
          <w:szCs w:val="23"/>
          <w:highlight w:val="yellow"/>
          <w:vertAlign w:val="superscript"/>
          <w:lang w:val="en-US" w:eastAsia="zh-CN"/>
        </w:rPr>
        <w:t>[15]</w:t>
      </w:r>
      <w:r>
        <w:rPr>
          <w:rFonts w:ascii="宋体" w:hAnsi="宋体" w:eastAsia="宋体" w:cs="宋体"/>
          <w:spacing w:val="18"/>
          <w:sz w:val="23"/>
          <w:szCs w:val="23"/>
        </w:rPr>
        <w:t>提出</w:t>
      </w:r>
      <w:r>
        <w:rPr>
          <w:rFonts w:ascii="宋体" w:hAnsi="宋体" w:eastAsia="宋体" w:cs="宋体"/>
          <w:spacing w:val="-23"/>
          <w:sz w:val="23"/>
          <w:szCs w:val="23"/>
        </w:rPr>
        <w:t xml:space="preserve"> </w:t>
      </w:r>
      <w:r>
        <w:rPr>
          <w:sz w:val="23"/>
          <w:szCs w:val="23"/>
        </w:rPr>
        <w:t>LoRA</w:t>
      </w:r>
      <w:r>
        <w:rPr>
          <w:rFonts w:ascii="宋体" w:hAnsi="宋体" w:eastAsia="宋体" w:cs="宋体"/>
          <w:spacing w:val="18"/>
          <w:sz w:val="23"/>
          <w:szCs w:val="23"/>
        </w:rPr>
        <w:t>（</w:t>
      </w:r>
      <w:r>
        <w:rPr>
          <w:sz w:val="23"/>
          <w:szCs w:val="23"/>
        </w:rPr>
        <w:t>Low</w:t>
      </w:r>
      <w:r>
        <w:rPr>
          <w:spacing w:val="18"/>
          <w:sz w:val="23"/>
          <w:szCs w:val="23"/>
        </w:rPr>
        <w:t>-</w:t>
      </w:r>
      <w:r>
        <w:rPr>
          <w:sz w:val="23"/>
          <w:szCs w:val="23"/>
        </w:rPr>
        <w:t>Rank</w:t>
      </w:r>
      <w:r>
        <w:rPr>
          <w:spacing w:val="31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Adaptation</w:t>
      </w:r>
      <w:r>
        <w:rPr>
          <w:rFonts w:ascii="宋体" w:hAnsi="宋体" w:eastAsia="宋体" w:cs="宋体"/>
          <w:spacing w:val="-59"/>
          <w:sz w:val="23"/>
          <w:szCs w:val="23"/>
        </w:rPr>
        <w:t>），</w:t>
      </w:r>
      <w:r>
        <w:rPr>
          <w:rFonts w:ascii="宋体" w:hAnsi="宋体" w:eastAsia="宋体" w:cs="宋体"/>
          <w:spacing w:val="-68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8"/>
          <w:sz w:val="23"/>
          <w:szCs w:val="23"/>
        </w:rPr>
        <w:t>通过将权重更新分解为两个低秩矩</w:t>
      </w:r>
      <w:r>
        <w:rPr>
          <w:rFonts w:ascii="宋体" w:hAnsi="宋体" w:eastAsia="宋体" w:cs="宋体"/>
          <w:spacing w:val="24"/>
          <w:sz w:val="23"/>
          <w:szCs w:val="23"/>
        </w:rPr>
        <w:t>阵的乘积来减少可训练参数量。但本文聚焦于</w:t>
      </w:r>
      <w:r>
        <w:rPr>
          <w:rFonts w:ascii="宋体" w:hAnsi="宋体" w:eastAsia="宋体" w:cs="宋体"/>
          <w:spacing w:val="-10"/>
          <w:sz w:val="23"/>
          <w:szCs w:val="23"/>
        </w:rPr>
        <w:t xml:space="preserve"> </w:t>
      </w:r>
      <w:r>
        <w:rPr>
          <w:sz w:val="23"/>
          <w:szCs w:val="23"/>
        </w:rPr>
        <w:t>Adapter</w:t>
      </w:r>
      <w:r>
        <w:rPr>
          <w:spacing w:val="4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4"/>
          <w:sz w:val="23"/>
          <w:szCs w:val="23"/>
        </w:rPr>
        <w:t>和</w:t>
      </w:r>
      <w:r>
        <w:rPr>
          <w:rFonts w:ascii="宋体" w:hAnsi="宋体" w:eastAsia="宋体" w:cs="宋体"/>
          <w:spacing w:val="-14"/>
          <w:sz w:val="23"/>
          <w:szCs w:val="23"/>
        </w:rPr>
        <w:t xml:space="preserve"> </w:t>
      </w:r>
      <w:r>
        <w:rPr>
          <w:sz w:val="23"/>
          <w:szCs w:val="23"/>
        </w:rPr>
        <w:t>Linear</w:t>
      </w:r>
      <w:r>
        <w:rPr>
          <w:spacing w:val="4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Probing</w:t>
      </w:r>
      <w:r>
        <w:rPr>
          <w:spacing w:val="4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4"/>
          <w:sz w:val="23"/>
          <w:szCs w:val="23"/>
        </w:rPr>
        <w:t>这两种最基</w:t>
      </w:r>
      <w:r>
        <w:rPr>
          <w:rFonts w:ascii="宋体" w:hAnsi="宋体" w:eastAsia="宋体" w:cs="宋体"/>
          <w:spacing w:val="20"/>
          <w:sz w:val="23"/>
          <w:szCs w:val="23"/>
        </w:rPr>
        <w:t>础、最具代表性的策略，与</w:t>
      </w:r>
      <w:r>
        <w:rPr>
          <w:rFonts w:ascii="宋体" w:hAnsi="宋体" w:eastAsia="宋体" w:cs="宋体"/>
          <w:spacing w:val="-9"/>
          <w:sz w:val="23"/>
          <w:szCs w:val="23"/>
        </w:rPr>
        <w:t xml:space="preserve"> </w:t>
      </w:r>
      <w:r>
        <w:rPr>
          <w:sz w:val="23"/>
          <w:szCs w:val="23"/>
        </w:rPr>
        <w:t>Full</w:t>
      </w:r>
      <w:r>
        <w:rPr>
          <w:spacing w:val="30"/>
          <w:sz w:val="23"/>
          <w:szCs w:val="23"/>
        </w:rPr>
        <w:t xml:space="preserve"> </w:t>
      </w:r>
      <w:r>
        <w:rPr>
          <w:sz w:val="23"/>
          <w:szCs w:val="23"/>
        </w:rPr>
        <w:t>Fine</w:t>
      </w:r>
      <w:r>
        <w:rPr>
          <w:spacing w:val="20"/>
          <w:sz w:val="23"/>
          <w:szCs w:val="23"/>
        </w:rPr>
        <w:t>-</w:t>
      </w:r>
      <w:r>
        <w:rPr>
          <w:sz w:val="23"/>
          <w:szCs w:val="23"/>
        </w:rPr>
        <w:t>tuning</w:t>
      </w:r>
      <w:r>
        <w:rPr>
          <w:spacing w:val="3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0"/>
          <w:sz w:val="23"/>
          <w:szCs w:val="23"/>
        </w:rPr>
        <w:t>和</w:t>
      </w:r>
      <w:r>
        <w:rPr>
          <w:rFonts w:ascii="宋体" w:hAnsi="宋体" w:eastAsia="宋体" w:cs="宋体"/>
          <w:spacing w:val="-27"/>
          <w:sz w:val="23"/>
          <w:szCs w:val="23"/>
        </w:rPr>
        <w:t xml:space="preserve"> </w:t>
      </w:r>
      <w:r>
        <w:rPr>
          <w:sz w:val="23"/>
          <w:szCs w:val="23"/>
        </w:rPr>
        <w:t>From</w:t>
      </w:r>
      <w:r>
        <w:rPr>
          <w:spacing w:val="33"/>
          <w:sz w:val="23"/>
          <w:szCs w:val="23"/>
        </w:rPr>
        <w:t xml:space="preserve"> </w:t>
      </w:r>
      <w:r>
        <w:rPr>
          <w:sz w:val="23"/>
          <w:szCs w:val="23"/>
        </w:rPr>
        <w:t>Scratch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0"/>
          <w:sz w:val="23"/>
          <w:szCs w:val="23"/>
        </w:rPr>
        <w:t>进行系统性对比。</w:t>
      </w:r>
    </w:p>
    <w:p w14:paraId="69EB0692">
      <w:pPr>
        <w:spacing w:line="371" w:lineRule="auto"/>
        <w:rPr>
          <w:rFonts w:ascii="Arial"/>
          <w:sz w:val="21"/>
        </w:rPr>
      </w:pPr>
    </w:p>
    <w:p w14:paraId="7974E5A1">
      <w:pPr>
        <w:pStyle w:val="3"/>
        <w:spacing w:before="111" w:line="223" w:lineRule="auto"/>
        <w:ind w:left="3881"/>
        <w:outlineLvl w:val="0"/>
        <w:rPr>
          <w:rFonts w:ascii="黑体" w:hAnsi="黑体" w:eastAsia="黑体" w:cs="黑体"/>
          <w:sz w:val="34"/>
          <w:szCs w:val="34"/>
        </w:rPr>
      </w:pPr>
      <w:r>
        <w:rPr>
          <w:b/>
          <w:bCs/>
          <w:sz w:val="34"/>
          <w:szCs w:val="34"/>
        </w:rPr>
        <w:t>3</w:t>
      </w:r>
      <w:r>
        <w:rPr>
          <w:b/>
          <w:bCs/>
          <w:spacing w:val="6"/>
          <w:sz w:val="34"/>
          <w:szCs w:val="34"/>
        </w:rPr>
        <w:t xml:space="preserve">    </w:t>
      </w:r>
      <w:r>
        <w:rPr>
          <w:rFonts w:ascii="黑体" w:hAnsi="黑体" w:eastAsia="黑体" w:cs="黑体"/>
          <w:sz w:val="34"/>
          <w:szCs w:val="34"/>
        </w:rPr>
        <w:t>方法论</w:t>
      </w:r>
    </w:p>
    <w:p w14:paraId="1368184E">
      <w:pPr>
        <w:pStyle w:val="3"/>
        <w:spacing w:before="296" w:line="283" w:lineRule="auto"/>
        <w:ind w:left="126" w:firstLine="477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2"/>
          <w:sz w:val="23"/>
          <w:szCs w:val="23"/>
        </w:rPr>
        <w:t>本文比了四种迁移学习策略，覆盖了从完全不</w:t>
      </w:r>
      <w:r>
        <w:rPr>
          <w:rFonts w:ascii="宋体" w:hAnsi="宋体" w:eastAsia="宋体" w:cs="宋体"/>
          <w:spacing w:val="11"/>
          <w:sz w:val="23"/>
          <w:szCs w:val="23"/>
        </w:rPr>
        <w:t>用预训练到全参数更新的完整区间。</w:t>
      </w:r>
      <w:r>
        <w:rPr>
          <w:rFonts w:ascii="宋体" w:hAnsi="宋体" w:eastAsia="宋体" w:cs="宋体"/>
          <w:spacing w:val="16"/>
          <w:sz w:val="23"/>
          <w:szCs w:val="23"/>
        </w:rPr>
        <w:t>大致可以分成两类：一类不约束参数（</w:t>
      </w:r>
      <w:r>
        <w:rPr>
          <w:sz w:val="23"/>
          <w:szCs w:val="23"/>
        </w:rPr>
        <w:t>From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Scratch</w:t>
      </w:r>
      <w:r>
        <w:rPr>
          <w:spacing w:val="3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6"/>
          <w:sz w:val="23"/>
          <w:szCs w:val="23"/>
        </w:rPr>
        <w:t>和</w:t>
      </w:r>
      <w:r>
        <w:rPr>
          <w:rFonts w:ascii="宋体" w:hAnsi="宋体" w:eastAsia="宋体" w:cs="宋体"/>
          <w:spacing w:val="-26"/>
          <w:sz w:val="23"/>
          <w:szCs w:val="23"/>
        </w:rPr>
        <w:t xml:space="preserve"> </w:t>
      </w:r>
      <w:r>
        <w:rPr>
          <w:sz w:val="23"/>
          <w:szCs w:val="23"/>
        </w:rPr>
        <w:t>Full</w:t>
      </w:r>
      <w:r>
        <w:rPr>
          <w:spacing w:val="31"/>
          <w:sz w:val="23"/>
          <w:szCs w:val="23"/>
        </w:rPr>
        <w:t xml:space="preserve"> </w:t>
      </w:r>
      <w:r>
        <w:rPr>
          <w:sz w:val="23"/>
          <w:szCs w:val="23"/>
        </w:rPr>
        <w:t>Fine</w:t>
      </w:r>
      <w:r>
        <w:rPr>
          <w:spacing w:val="16"/>
          <w:sz w:val="23"/>
          <w:szCs w:val="23"/>
        </w:rPr>
        <w:t>-</w:t>
      </w:r>
      <w:r>
        <w:rPr>
          <w:sz w:val="23"/>
          <w:szCs w:val="23"/>
        </w:rPr>
        <w:t>tuning</w:t>
      </w:r>
      <w:r>
        <w:rPr>
          <w:rFonts w:ascii="宋体" w:hAnsi="宋体" w:eastAsia="宋体" w:cs="宋体"/>
          <w:spacing w:val="-34"/>
          <w:sz w:val="23"/>
          <w:szCs w:val="23"/>
        </w:rPr>
        <w:t>），</w:t>
      </w:r>
      <w:r>
        <w:rPr>
          <w:rFonts w:ascii="宋体" w:hAnsi="宋体" w:eastAsia="宋体" w:cs="宋体"/>
          <w:spacing w:val="16"/>
          <w:sz w:val="23"/>
          <w:szCs w:val="23"/>
        </w:rPr>
        <w:t>另一类</w:t>
      </w:r>
      <w:ins w:id="105" w:author="刘华明" w:date="2026-10-15T16:42:01Z">
        <w:r>
          <w:rPr>
            <w:rFonts w:hint="eastAsia" w:ascii="宋体" w:hAnsi="宋体" w:eastAsia="宋体" w:cs="宋体"/>
            <w:spacing w:val="16"/>
            <w:sz w:val="23"/>
            <w:szCs w:val="23"/>
            <w:lang w:val="en-US" w:eastAsia="zh-CN"/>
          </w:rPr>
          <w:t>采取</w:t>
        </w:r>
      </w:ins>
      <w:del w:id="106" w:author="刘华明" w:date="2026-10-15T16:41:33Z">
        <w:r>
          <w:rPr>
            <w:rFonts w:ascii="宋体" w:hAnsi="宋体" w:eastAsia="宋体" w:cs="宋体"/>
            <w:spacing w:val="16"/>
            <w:sz w:val="23"/>
            <w:szCs w:val="23"/>
          </w:rPr>
          <w:delText>走</w:delText>
        </w:r>
      </w:del>
      <w:r>
        <w:rPr>
          <w:rFonts w:ascii="宋体" w:hAnsi="宋体" w:eastAsia="宋体" w:cs="宋体"/>
          <w:spacing w:val="16"/>
          <w:sz w:val="23"/>
          <w:szCs w:val="23"/>
        </w:rPr>
        <w:t>参</w:t>
      </w:r>
      <w:r>
        <w:rPr>
          <w:rFonts w:ascii="宋体" w:hAnsi="宋体" w:eastAsia="宋体" w:cs="宋体"/>
          <w:spacing w:val="12"/>
          <w:sz w:val="23"/>
          <w:szCs w:val="23"/>
        </w:rPr>
        <w:t>数</w:t>
      </w:r>
      <w:ins w:id="107" w:author="刘华明" w:date="2026-10-15T16:42:12Z">
        <w:r>
          <w:rPr>
            <w:rFonts w:hint="eastAsia" w:ascii="宋体" w:hAnsi="宋体" w:eastAsia="宋体" w:cs="宋体"/>
            <w:spacing w:val="12"/>
            <w:sz w:val="23"/>
            <w:szCs w:val="23"/>
            <w:lang w:val="en-US" w:eastAsia="zh-CN"/>
          </w:rPr>
          <w:t>优化</w:t>
        </w:r>
      </w:ins>
      <w:del w:id="108" w:author="刘华明" w:date="2026-10-15T16:42:10Z">
        <w:r>
          <w:rPr>
            <w:rFonts w:ascii="宋体" w:hAnsi="宋体" w:eastAsia="宋体" w:cs="宋体"/>
            <w:spacing w:val="12"/>
            <w:sz w:val="23"/>
            <w:szCs w:val="23"/>
          </w:rPr>
          <w:delText>高</w:delText>
        </w:r>
      </w:del>
      <w:del w:id="109" w:author="刘华明" w:date="2026-10-15T16:42:09Z">
        <w:r>
          <w:rPr>
            <w:rFonts w:ascii="宋体" w:hAnsi="宋体" w:eastAsia="宋体" w:cs="宋体"/>
            <w:spacing w:val="12"/>
            <w:sz w:val="23"/>
            <w:szCs w:val="23"/>
          </w:rPr>
          <w:delText>效</w:delText>
        </w:r>
      </w:del>
      <w:r>
        <w:rPr>
          <w:rFonts w:ascii="宋体" w:hAnsi="宋体" w:eastAsia="宋体" w:cs="宋体"/>
          <w:spacing w:val="12"/>
          <w:sz w:val="23"/>
          <w:szCs w:val="23"/>
        </w:rPr>
        <w:t>路线（</w:t>
      </w:r>
      <w:r>
        <w:rPr>
          <w:sz w:val="23"/>
          <w:szCs w:val="23"/>
        </w:rPr>
        <w:t>Linear</w:t>
      </w:r>
      <w:r>
        <w:rPr>
          <w:spacing w:val="31"/>
          <w:sz w:val="23"/>
          <w:szCs w:val="23"/>
        </w:rPr>
        <w:t xml:space="preserve"> </w:t>
      </w:r>
      <w:r>
        <w:rPr>
          <w:sz w:val="23"/>
          <w:szCs w:val="23"/>
        </w:rPr>
        <w:t>Probing</w:t>
      </w:r>
      <w:r>
        <w:rPr>
          <w:spacing w:val="3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2"/>
          <w:sz w:val="23"/>
          <w:szCs w:val="23"/>
        </w:rPr>
        <w:t>和</w:t>
      </w:r>
      <w:r>
        <w:rPr>
          <w:rFonts w:ascii="宋体" w:hAnsi="宋体" w:eastAsia="宋体" w:cs="宋体"/>
          <w:spacing w:val="-30"/>
          <w:sz w:val="23"/>
          <w:szCs w:val="23"/>
        </w:rPr>
        <w:t xml:space="preserve"> </w:t>
      </w:r>
      <w:r>
        <w:rPr>
          <w:sz w:val="23"/>
          <w:szCs w:val="23"/>
        </w:rPr>
        <w:t>Adapter</w:t>
      </w:r>
      <w:r>
        <w:rPr>
          <w:spacing w:val="29"/>
          <w:sz w:val="23"/>
          <w:szCs w:val="23"/>
        </w:rPr>
        <w:t xml:space="preserve"> </w:t>
      </w:r>
      <w:r>
        <w:rPr>
          <w:sz w:val="23"/>
          <w:szCs w:val="23"/>
        </w:rPr>
        <w:t>Tuning</w:t>
      </w:r>
      <w:r>
        <w:rPr>
          <w:rFonts w:ascii="宋体" w:hAnsi="宋体" w:eastAsia="宋体" w:cs="宋体"/>
          <w:spacing w:val="12"/>
          <w:sz w:val="23"/>
          <w:szCs w:val="23"/>
        </w:rPr>
        <w:t>）。表</w:t>
      </w:r>
      <w:r>
        <w:fldChar w:fldCharType="begin"/>
      </w:r>
      <w:r>
        <w:instrText xml:space="preserve"> HYPERLINK \l "bookmark16" </w:instrText>
      </w:r>
      <w:r>
        <w:fldChar w:fldCharType="separate"/>
      </w:r>
      <w:r>
        <w:rPr>
          <w:spacing w:val="12"/>
          <w:sz w:val="23"/>
          <w:szCs w:val="23"/>
        </w:rPr>
        <w:t>1</w:t>
      </w:r>
      <w:r>
        <w:rPr>
          <w:spacing w:val="12"/>
          <w:sz w:val="23"/>
          <w:szCs w:val="23"/>
        </w:rPr>
        <w:fldChar w:fldCharType="end"/>
      </w:r>
      <w:r>
        <w:rPr>
          <w:rFonts w:ascii="宋体" w:hAnsi="宋体" w:eastAsia="宋体" w:cs="宋体"/>
          <w:spacing w:val="12"/>
          <w:sz w:val="23"/>
          <w:szCs w:val="23"/>
        </w:rPr>
        <w:t>把它们的关键差异列了出来。</w:t>
      </w:r>
    </w:p>
    <w:p w14:paraId="4FA65F63">
      <w:pPr>
        <w:spacing w:line="283" w:lineRule="auto"/>
        <w:rPr>
          <w:rFonts w:ascii="宋体" w:hAnsi="宋体" w:eastAsia="宋体" w:cs="宋体"/>
          <w:sz w:val="23"/>
          <w:szCs w:val="23"/>
        </w:rPr>
        <w:sectPr>
          <w:headerReference r:id="rId10" w:type="default"/>
          <w:pgSz w:w="11906" w:h="16838"/>
          <w:pgMar w:top="1011" w:right="1302" w:bottom="400" w:left="1302" w:header="643" w:footer="0" w:gutter="0"/>
          <w:cols w:space="720" w:num="1"/>
        </w:sectPr>
      </w:pPr>
    </w:p>
    <w:p w14:paraId="60B552FD">
      <w:pPr>
        <w:spacing w:line="258" w:lineRule="auto"/>
        <w:rPr>
          <w:del w:id="110" w:author="刘华明" w:date="2026-10-15T16:42:29Z"/>
          <w:rFonts w:ascii="Arial"/>
          <w:sz w:val="21"/>
        </w:rPr>
      </w:pPr>
    </w:p>
    <w:p w14:paraId="254C4198">
      <w:pPr>
        <w:spacing w:line="259" w:lineRule="auto"/>
        <w:rPr>
          <w:rFonts w:ascii="Arial"/>
          <w:sz w:val="21"/>
        </w:rPr>
      </w:pPr>
    </w:p>
    <w:p w14:paraId="4D3F19A7">
      <w:pPr>
        <w:pStyle w:val="3"/>
        <w:spacing w:before="75" w:line="200" w:lineRule="auto"/>
        <w:ind w:left="2444"/>
        <w:rPr>
          <w:rFonts w:ascii="宋体" w:hAnsi="宋体" w:eastAsia="宋体" w:cs="宋体"/>
          <w:sz w:val="23"/>
          <w:szCs w:val="23"/>
        </w:rPr>
      </w:pPr>
      <w:bookmarkStart w:id="0" w:name="bookmark16"/>
      <w:bookmarkEnd w:id="0"/>
      <w:r>
        <w:rPr>
          <w:rFonts w:ascii="宋体" w:hAnsi="宋体" w:eastAsia="宋体" w:cs="宋体"/>
          <w:spacing w:val="4"/>
          <w:sz w:val="23"/>
          <w:szCs w:val="23"/>
        </w:rPr>
        <w:t xml:space="preserve">表 </w:t>
      </w:r>
      <w:r>
        <w:rPr>
          <w:spacing w:val="4"/>
          <w:sz w:val="23"/>
          <w:szCs w:val="23"/>
        </w:rPr>
        <w:t xml:space="preserve">1: </w:t>
      </w:r>
      <w:del w:id="111" w:author="刘华明" w:date="2026-10-15T16:42:23Z">
        <w:r>
          <w:rPr>
            <w:spacing w:val="4"/>
            <w:sz w:val="23"/>
            <w:szCs w:val="23"/>
          </w:rPr>
          <w:delText xml:space="preserve"> </w:delText>
        </w:r>
      </w:del>
      <w:r>
        <w:rPr>
          <w:rFonts w:ascii="宋体" w:hAnsi="宋体" w:eastAsia="宋体" w:cs="宋体"/>
          <w:spacing w:val="4"/>
          <w:sz w:val="23"/>
          <w:szCs w:val="23"/>
        </w:rPr>
        <w:t>四种迁移学习策略的关键属性对比</w:t>
      </w:r>
    </w:p>
    <w:tbl>
      <w:tblPr>
        <w:tblStyle w:val="8"/>
        <w:tblW w:w="8455" w:type="dxa"/>
        <w:tblInd w:w="303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10"/>
        <w:gridCol w:w="1619"/>
        <w:gridCol w:w="1031"/>
        <w:gridCol w:w="1785"/>
        <w:gridCol w:w="2110"/>
      </w:tblGrid>
      <w:tr w14:paraId="4B8BA09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1910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1183E97F">
            <w:pPr>
              <w:pStyle w:val="9"/>
              <w:spacing w:before="68" w:line="228" w:lineRule="auto"/>
              <w:ind w:left="130"/>
            </w:pPr>
            <w:r>
              <w:rPr>
                <w:spacing w:val="3"/>
              </w:rPr>
              <w:t>属性</w:t>
            </w:r>
          </w:p>
        </w:tc>
        <w:tc>
          <w:tcPr>
            <w:tcW w:w="1619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4D63E41A">
            <w:pPr>
              <w:spacing w:before="102" w:line="201" w:lineRule="auto"/>
              <w:ind w:left="132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7"/>
                <w:sz w:val="23"/>
                <w:szCs w:val="23"/>
              </w:rPr>
              <w:t>From</w:t>
            </w:r>
            <w:r>
              <w:rPr>
                <w:rFonts w:ascii="Times New Roman" w:hAnsi="Times New Roman" w:eastAsia="Times New Roman" w:cs="Times New Roman"/>
                <w:spacing w:val="42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7"/>
                <w:sz w:val="23"/>
                <w:szCs w:val="23"/>
              </w:rPr>
              <w:t>Scratch</w:t>
            </w:r>
          </w:p>
        </w:tc>
        <w:tc>
          <w:tcPr>
            <w:tcW w:w="1031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62283065">
            <w:pPr>
              <w:spacing w:before="105" w:line="197" w:lineRule="auto"/>
              <w:ind w:left="127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9"/>
                <w:sz w:val="23"/>
                <w:szCs w:val="23"/>
              </w:rPr>
              <w:t>Full</w:t>
            </w:r>
            <w:r>
              <w:rPr>
                <w:rFonts w:ascii="Times New Roman" w:hAnsi="Times New Roman" w:eastAsia="Times New Roman" w:cs="Times New Roman"/>
                <w:spacing w:val="31"/>
                <w:w w:val="10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  <w:sz w:val="23"/>
                <w:szCs w:val="23"/>
              </w:rPr>
              <w:t>FT</w:t>
            </w:r>
          </w:p>
        </w:tc>
        <w:tc>
          <w:tcPr>
            <w:tcW w:w="1785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4D3A6AFA">
            <w:pPr>
              <w:spacing w:before="105" w:line="197" w:lineRule="auto"/>
              <w:ind w:left="12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8"/>
                <w:sz w:val="23"/>
                <w:szCs w:val="23"/>
              </w:rPr>
              <w:t>Linear</w:t>
            </w:r>
            <w:r>
              <w:rPr>
                <w:rFonts w:ascii="Times New Roman" w:hAnsi="Times New Roman" w:eastAsia="Times New Roman" w:cs="Times New Roman"/>
                <w:spacing w:val="40"/>
                <w:w w:val="10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8"/>
                <w:sz w:val="23"/>
                <w:szCs w:val="23"/>
              </w:rPr>
              <w:t>Probing</w:t>
            </w:r>
          </w:p>
        </w:tc>
        <w:tc>
          <w:tcPr>
            <w:tcW w:w="2110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289EAF28">
            <w:pPr>
              <w:spacing w:before="99" w:line="200" w:lineRule="auto"/>
              <w:ind w:left="644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2"/>
                <w:sz w:val="23"/>
                <w:szCs w:val="23"/>
              </w:rPr>
              <w:t>Adapter</w:t>
            </w:r>
          </w:p>
        </w:tc>
      </w:tr>
      <w:tr w14:paraId="0BC7629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910" w:type="dxa"/>
            <w:tcBorders>
              <w:top w:val="single" w:color="000000" w:sz="4" w:space="0"/>
            </w:tcBorders>
            <w:vAlign w:val="top"/>
          </w:tcPr>
          <w:p w14:paraId="72674497">
            <w:pPr>
              <w:pStyle w:val="9"/>
              <w:spacing w:before="63" w:line="198" w:lineRule="auto"/>
              <w:ind w:left="130"/>
            </w:pPr>
            <w:r>
              <w:rPr>
                <w:spacing w:val="6"/>
              </w:rPr>
              <w:t>预训练权重</w:t>
            </w:r>
          </w:p>
        </w:tc>
        <w:tc>
          <w:tcPr>
            <w:tcW w:w="1619" w:type="dxa"/>
            <w:tcBorders>
              <w:top w:val="single" w:color="000000" w:sz="4" w:space="0"/>
            </w:tcBorders>
            <w:vAlign w:val="top"/>
          </w:tcPr>
          <w:p w14:paraId="12DD411E">
            <w:pPr>
              <w:pStyle w:val="9"/>
              <w:spacing w:before="63" w:line="198" w:lineRule="auto"/>
              <w:ind w:left="701"/>
            </w:pPr>
            <w:r>
              <w:t>无</w:t>
            </w:r>
          </w:p>
        </w:tc>
        <w:tc>
          <w:tcPr>
            <w:tcW w:w="1031" w:type="dxa"/>
            <w:tcBorders>
              <w:top w:val="single" w:color="000000" w:sz="4" w:space="0"/>
            </w:tcBorders>
            <w:vAlign w:val="top"/>
          </w:tcPr>
          <w:p w14:paraId="799EEBBC">
            <w:pPr>
              <w:pStyle w:val="9"/>
              <w:spacing w:before="63" w:line="198" w:lineRule="auto"/>
              <w:ind w:left="405"/>
            </w:pPr>
            <w:r>
              <w:t>有</w:t>
            </w:r>
          </w:p>
        </w:tc>
        <w:tc>
          <w:tcPr>
            <w:tcW w:w="1785" w:type="dxa"/>
            <w:tcBorders>
              <w:top w:val="single" w:color="000000" w:sz="4" w:space="0"/>
            </w:tcBorders>
            <w:vAlign w:val="top"/>
          </w:tcPr>
          <w:p w14:paraId="06138C99">
            <w:pPr>
              <w:pStyle w:val="9"/>
              <w:spacing w:before="63" w:line="198" w:lineRule="auto"/>
              <w:ind w:left="780"/>
            </w:pPr>
            <w:r>
              <w:t>有</w:t>
            </w:r>
          </w:p>
        </w:tc>
        <w:tc>
          <w:tcPr>
            <w:tcW w:w="2110" w:type="dxa"/>
            <w:tcBorders>
              <w:top w:val="single" w:color="000000" w:sz="4" w:space="0"/>
            </w:tcBorders>
            <w:vAlign w:val="top"/>
          </w:tcPr>
          <w:p w14:paraId="65F64160">
            <w:pPr>
              <w:pStyle w:val="9"/>
              <w:spacing w:before="63" w:line="198" w:lineRule="auto"/>
              <w:ind w:left="943"/>
            </w:pPr>
            <w:r>
              <w:t>有</w:t>
            </w:r>
          </w:p>
        </w:tc>
      </w:tr>
      <w:tr w14:paraId="09722EC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1910" w:type="dxa"/>
            <w:vAlign w:val="top"/>
          </w:tcPr>
          <w:p w14:paraId="07FB0FA3">
            <w:pPr>
              <w:pStyle w:val="9"/>
              <w:spacing w:before="31" w:line="197" w:lineRule="auto"/>
              <w:ind w:left="130"/>
            </w:pPr>
            <w:r>
              <w:rPr>
                <w:spacing w:val="7"/>
              </w:rPr>
              <w:t>可训练参数范围</w:t>
            </w:r>
          </w:p>
        </w:tc>
        <w:tc>
          <w:tcPr>
            <w:tcW w:w="1619" w:type="dxa"/>
            <w:vAlign w:val="top"/>
          </w:tcPr>
          <w:p w14:paraId="21E6811A">
            <w:pPr>
              <w:pStyle w:val="9"/>
              <w:spacing w:before="31" w:line="197" w:lineRule="auto"/>
              <w:ind w:left="580"/>
            </w:pPr>
            <w:r>
              <w:rPr>
                <w:spacing w:val="4"/>
              </w:rPr>
              <w:t>全部</w:t>
            </w:r>
          </w:p>
        </w:tc>
        <w:tc>
          <w:tcPr>
            <w:tcW w:w="1031" w:type="dxa"/>
            <w:vAlign w:val="top"/>
          </w:tcPr>
          <w:p w14:paraId="0D23601F">
            <w:pPr>
              <w:pStyle w:val="9"/>
              <w:spacing w:before="31" w:line="197" w:lineRule="auto"/>
              <w:ind w:left="284"/>
            </w:pPr>
            <w:r>
              <w:rPr>
                <w:spacing w:val="4"/>
              </w:rPr>
              <w:t>全部</w:t>
            </w:r>
          </w:p>
        </w:tc>
        <w:tc>
          <w:tcPr>
            <w:tcW w:w="1785" w:type="dxa"/>
            <w:vAlign w:val="top"/>
          </w:tcPr>
          <w:p w14:paraId="4A6482B6">
            <w:pPr>
              <w:pStyle w:val="9"/>
              <w:spacing w:before="31" w:line="197" w:lineRule="auto"/>
              <w:ind w:left="418"/>
            </w:pPr>
            <w:r>
              <w:rPr>
                <w:spacing w:val="7"/>
              </w:rPr>
              <w:t>仅分类头</w:t>
            </w:r>
          </w:p>
        </w:tc>
        <w:tc>
          <w:tcPr>
            <w:tcW w:w="2110" w:type="dxa"/>
            <w:vAlign w:val="top"/>
          </w:tcPr>
          <w:p w14:paraId="2E6A8DE6">
            <w:pPr>
              <w:pStyle w:val="9"/>
              <w:spacing w:before="31" w:line="197" w:lineRule="auto"/>
              <w:ind w:left="178"/>
            </w:pPr>
            <w:r>
              <w:rPr>
                <w:spacing w:val="10"/>
              </w:rPr>
              <w:t>分类头</w:t>
            </w:r>
            <w:r>
              <w:rPr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0"/>
              </w:rPr>
              <w:t>+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spacing w:val="10"/>
              </w:rPr>
              <w:t>适配器</w:t>
            </w:r>
          </w:p>
        </w:tc>
      </w:tr>
      <w:tr w14:paraId="5E75814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1910" w:type="dxa"/>
            <w:vAlign w:val="top"/>
          </w:tcPr>
          <w:p w14:paraId="336BA2D8">
            <w:pPr>
              <w:pStyle w:val="9"/>
              <w:spacing w:before="34" w:line="195" w:lineRule="auto"/>
              <w:ind w:left="130"/>
            </w:pPr>
            <w:r>
              <w:rPr>
                <w:spacing w:val="7"/>
              </w:rPr>
              <w:t>可训练参数占比</w:t>
            </w:r>
          </w:p>
        </w:tc>
        <w:tc>
          <w:tcPr>
            <w:tcW w:w="1619" w:type="dxa"/>
            <w:vAlign w:val="top"/>
          </w:tcPr>
          <w:p w14:paraId="27F36992">
            <w:pPr>
              <w:spacing w:before="57" w:line="199" w:lineRule="auto"/>
              <w:ind w:left="558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3"/>
                <w:szCs w:val="23"/>
              </w:rPr>
              <w:t>100%</w:t>
            </w:r>
          </w:p>
        </w:tc>
        <w:tc>
          <w:tcPr>
            <w:tcW w:w="1031" w:type="dxa"/>
            <w:vAlign w:val="top"/>
          </w:tcPr>
          <w:p w14:paraId="759BAAFE">
            <w:pPr>
              <w:spacing w:before="57" w:line="199" w:lineRule="auto"/>
              <w:ind w:left="263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3"/>
                <w:szCs w:val="23"/>
              </w:rPr>
              <w:t>100%</w:t>
            </w:r>
          </w:p>
        </w:tc>
        <w:tc>
          <w:tcPr>
            <w:tcW w:w="1785" w:type="dxa"/>
            <w:vAlign w:val="top"/>
          </w:tcPr>
          <w:p w14:paraId="745A477E">
            <w:pPr>
              <w:spacing w:before="57" w:line="199" w:lineRule="auto"/>
              <w:ind w:left="662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pacing w:val="4"/>
                <w:sz w:val="23"/>
                <w:szCs w:val="23"/>
              </w:rPr>
              <w:t>&lt;</w:t>
            </w:r>
            <w:r>
              <w:rPr>
                <w:rFonts w:ascii="Times New Roman" w:hAnsi="Times New Roman" w:eastAsia="Times New Roman" w:cs="Times New Roman"/>
                <w:spacing w:val="4"/>
                <w:sz w:val="23"/>
                <w:szCs w:val="23"/>
              </w:rPr>
              <w:t>1%</w:t>
            </w:r>
          </w:p>
        </w:tc>
        <w:tc>
          <w:tcPr>
            <w:tcW w:w="2110" w:type="dxa"/>
            <w:vAlign w:val="top"/>
          </w:tcPr>
          <w:p w14:paraId="127BF5A2">
            <w:pPr>
              <w:spacing w:before="57" w:line="199" w:lineRule="auto"/>
              <w:ind w:left="61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8"/>
                <w:sz w:val="23"/>
                <w:szCs w:val="23"/>
              </w:rPr>
              <w:t>1%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8"/>
                <w:sz w:val="23"/>
                <w:szCs w:val="23"/>
              </w:rPr>
              <w:t>~</w:t>
            </w:r>
            <w:r>
              <w:rPr>
                <w:rFonts w:ascii="Times New Roman" w:hAnsi="Times New Roman" w:eastAsia="Times New Roman" w:cs="Times New Roman"/>
                <w:spacing w:val="8"/>
                <w:sz w:val="23"/>
                <w:szCs w:val="23"/>
              </w:rPr>
              <w:t>30%</w:t>
            </w:r>
          </w:p>
        </w:tc>
      </w:tr>
      <w:tr w14:paraId="16FA077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1910" w:type="dxa"/>
            <w:vAlign w:val="top"/>
          </w:tcPr>
          <w:p w14:paraId="00280BAC">
            <w:pPr>
              <w:pStyle w:val="9"/>
              <w:spacing w:before="35" w:line="193" w:lineRule="auto"/>
              <w:ind w:left="133"/>
            </w:pPr>
            <w:r>
              <w:rPr>
                <w:spacing w:val="6"/>
              </w:rPr>
              <w:t>正则化效应</w:t>
            </w:r>
          </w:p>
        </w:tc>
        <w:tc>
          <w:tcPr>
            <w:tcW w:w="1619" w:type="dxa"/>
            <w:vAlign w:val="top"/>
          </w:tcPr>
          <w:p w14:paraId="66A74B3F">
            <w:pPr>
              <w:pStyle w:val="9"/>
              <w:spacing w:before="35" w:line="193" w:lineRule="auto"/>
              <w:ind w:left="701"/>
            </w:pPr>
            <w:r>
              <w:t>无</w:t>
            </w:r>
          </w:p>
        </w:tc>
        <w:tc>
          <w:tcPr>
            <w:tcW w:w="1031" w:type="dxa"/>
            <w:vAlign w:val="top"/>
          </w:tcPr>
          <w:p w14:paraId="744D45F7">
            <w:pPr>
              <w:pStyle w:val="9"/>
              <w:spacing w:before="35" w:line="193" w:lineRule="auto"/>
              <w:ind w:left="408"/>
            </w:pPr>
            <w:r>
              <w:t>弱</w:t>
            </w:r>
          </w:p>
        </w:tc>
        <w:tc>
          <w:tcPr>
            <w:tcW w:w="1785" w:type="dxa"/>
            <w:vAlign w:val="top"/>
          </w:tcPr>
          <w:p w14:paraId="2282A870">
            <w:pPr>
              <w:pStyle w:val="9"/>
              <w:spacing w:before="35" w:line="193" w:lineRule="auto"/>
              <w:ind w:left="375"/>
            </w:pPr>
            <w:r>
              <w:rPr>
                <w:spacing w:val="2"/>
              </w:rPr>
              <w:t>强（冻结）</w:t>
            </w:r>
          </w:p>
        </w:tc>
        <w:tc>
          <w:tcPr>
            <w:tcW w:w="2110" w:type="dxa"/>
            <w:vAlign w:val="top"/>
          </w:tcPr>
          <w:p w14:paraId="2D089D2F">
            <w:pPr>
              <w:pStyle w:val="9"/>
              <w:spacing w:before="35" w:line="193" w:lineRule="auto"/>
              <w:ind w:right="2"/>
              <w:jc w:val="right"/>
            </w:pPr>
            <w:r>
              <w:rPr>
                <w:spacing w:val="7"/>
              </w:rPr>
              <w:t>强（冻结</w:t>
            </w:r>
            <w:r>
              <w:rPr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7"/>
              </w:rPr>
              <w:t>+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spacing w:val="7"/>
              </w:rPr>
              <w:t>瓶颈）</w:t>
            </w:r>
          </w:p>
        </w:tc>
      </w:tr>
      <w:tr w14:paraId="2B631FE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1910" w:type="dxa"/>
            <w:tcBorders>
              <w:bottom w:val="single" w:color="000000" w:sz="6" w:space="0"/>
            </w:tcBorders>
            <w:vAlign w:val="top"/>
          </w:tcPr>
          <w:p w14:paraId="4FA44AE3">
            <w:pPr>
              <w:pStyle w:val="9"/>
              <w:spacing w:before="38" w:line="227" w:lineRule="auto"/>
              <w:ind w:left="128"/>
            </w:pPr>
            <w:r>
              <w:rPr>
                <w:spacing w:val="7"/>
              </w:rPr>
              <w:t>额外推理开销</w:t>
            </w:r>
          </w:p>
        </w:tc>
        <w:tc>
          <w:tcPr>
            <w:tcW w:w="1619" w:type="dxa"/>
            <w:tcBorders>
              <w:bottom w:val="single" w:color="000000" w:sz="6" w:space="0"/>
            </w:tcBorders>
            <w:vAlign w:val="top"/>
          </w:tcPr>
          <w:p w14:paraId="03836912">
            <w:pPr>
              <w:pStyle w:val="9"/>
              <w:spacing w:before="38" w:line="228" w:lineRule="auto"/>
              <w:ind w:left="701"/>
            </w:pPr>
            <w:r>
              <w:t>无</w:t>
            </w:r>
          </w:p>
        </w:tc>
        <w:tc>
          <w:tcPr>
            <w:tcW w:w="1031" w:type="dxa"/>
            <w:tcBorders>
              <w:bottom w:val="single" w:color="000000" w:sz="6" w:space="0"/>
            </w:tcBorders>
            <w:vAlign w:val="top"/>
          </w:tcPr>
          <w:p w14:paraId="27966FF9">
            <w:pPr>
              <w:pStyle w:val="9"/>
              <w:spacing w:before="38" w:line="228" w:lineRule="auto"/>
              <w:ind w:left="406"/>
            </w:pPr>
            <w:r>
              <w:t>无</w:t>
            </w:r>
          </w:p>
        </w:tc>
        <w:tc>
          <w:tcPr>
            <w:tcW w:w="1785" w:type="dxa"/>
            <w:tcBorders>
              <w:bottom w:val="single" w:color="000000" w:sz="6" w:space="0"/>
            </w:tcBorders>
            <w:vAlign w:val="top"/>
          </w:tcPr>
          <w:p w14:paraId="002E1EA1">
            <w:pPr>
              <w:pStyle w:val="9"/>
              <w:spacing w:before="38" w:line="228" w:lineRule="auto"/>
              <w:ind w:left="781"/>
            </w:pPr>
            <w:r>
              <w:t>无</w:t>
            </w:r>
          </w:p>
        </w:tc>
        <w:tc>
          <w:tcPr>
            <w:tcW w:w="2110" w:type="dxa"/>
            <w:tcBorders>
              <w:bottom w:val="single" w:color="000000" w:sz="6" w:space="0"/>
            </w:tcBorders>
            <w:vAlign w:val="top"/>
          </w:tcPr>
          <w:p w14:paraId="1A4871DC">
            <w:pPr>
              <w:pStyle w:val="9"/>
              <w:spacing w:before="38" w:line="228" w:lineRule="auto"/>
              <w:ind w:left="174"/>
            </w:pPr>
            <w:r>
              <w:rPr>
                <w:spacing w:val="5"/>
              </w:rPr>
              <w:t>有（适配器前向）</w:t>
            </w:r>
          </w:p>
        </w:tc>
      </w:tr>
    </w:tbl>
    <w:p w14:paraId="2C41D92E">
      <w:pPr>
        <w:spacing w:line="371" w:lineRule="auto"/>
        <w:rPr>
          <w:rFonts w:ascii="Arial"/>
          <w:sz w:val="21"/>
        </w:rPr>
      </w:pPr>
    </w:p>
    <w:p w14:paraId="6177BCA4">
      <w:pPr>
        <w:pStyle w:val="3"/>
        <w:spacing w:before="91" w:line="225" w:lineRule="auto"/>
        <w:ind w:left="9"/>
        <w:rPr>
          <w:rFonts w:ascii="黑体" w:hAnsi="黑体" w:eastAsia="黑体" w:cs="黑体"/>
          <w:sz w:val="28"/>
          <w:szCs w:val="28"/>
        </w:rPr>
      </w:pPr>
      <w:r>
        <w:rPr>
          <w:b/>
          <w:bCs/>
          <w:spacing w:val="28"/>
          <w:sz w:val="28"/>
          <w:szCs w:val="28"/>
        </w:rPr>
        <w:t>3.1</w:t>
      </w:r>
      <w:r>
        <w:rPr>
          <w:b/>
          <w:bCs/>
          <w:spacing w:val="6"/>
          <w:sz w:val="28"/>
          <w:szCs w:val="28"/>
        </w:rPr>
        <w:t xml:space="preserve"> </w:t>
      </w:r>
      <w:del w:id="112" w:author="刘华明" w:date="2026-10-15T16:42:44Z">
        <w:r>
          <w:rPr>
            <w:b/>
            <w:bCs/>
            <w:spacing w:val="6"/>
            <w:sz w:val="28"/>
            <w:szCs w:val="28"/>
          </w:rPr>
          <w:delText xml:space="preserve">  </w:delText>
        </w:r>
      </w:del>
      <w:del w:id="113" w:author="刘华明" w:date="2026-10-15T16:42:43Z">
        <w:r>
          <w:rPr>
            <w:b/>
            <w:bCs/>
            <w:spacing w:val="6"/>
            <w:sz w:val="28"/>
            <w:szCs w:val="28"/>
          </w:rPr>
          <w:delText xml:space="preserve"> </w:delText>
        </w:r>
      </w:del>
      <w:r>
        <w:rPr>
          <w:rFonts w:ascii="黑体" w:hAnsi="黑体" w:eastAsia="黑体" w:cs="黑体"/>
          <w:spacing w:val="28"/>
          <w:sz w:val="28"/>
          <w:szCs w:val="28"/>
        </w:rPr>
        <w:t>从头训练（</w:t>
      </w:r>
      <w:r>
        <w:rPr>
          <w:b/>
          <w:bCs/>
          <w:sz w:val="28"/>
          <w:szCs w:val="28"/>
        </w:rPr>
        <w:t>From</w:t>
      </w:r>
      <w:r>
        <w:rPr>
          <w:b/>
          <w:bCs/>
          <w:spacing w:val="55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Scratch</w:t>
      </w:r>
      <w:r>
        <w:rPr>
          <w:rFonts w:ascii="黑体" w:hAnsi="黑体" w:eastAsia="黑体" w:cs="黑体"/>
          <w:spacing w:val="28"/>
          <w:sz w:val="28"/>
          <w:szCs w:val="28"/>
        </w:rPr>
        <w:t>）</w:t>
      </w:r>
    </w:p>
    <w:p w14:paraId="506BA4B6">
      <w:pPr>
        <w:pStyle w:val="3"/>
        <w:spacing w:before="213" w:line="288" w:lineRule="auto"/>
        <w:ind w:right="114" w:firstLine="486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2"/>
          <w:sz w:val="23"/>
          <w:szCs w:val="23"/>
        </w:rPr>
        <w:t>从头训练不使用任何预训练权重，</w:t>
      </w:r>
      <w:del w:id="114" w:author="刘华明" w:date="2026-10-15T16:44:25Z">
        <w:r>
          <w:rPr>
            <w:rFonts w:ascii="宋体" w:hAnsi="宋体" w:eastAsia="宋体" w:cs="宋体"/>
            <w:spacing w:val="2"/>
            <w:sz w:val="23"/>
            <w:szCs w:val="23"/>
          </w:rPr>
          <w:delText xml:space="preserve"> </w:delText>
        </w:r>
      </w:del>
      <w:r>
        <w:rPr>
          <w:rFonts w:ascii="宋体" w:hAnsi="宋体" w:eastAsia="宋体" w:cs="宋体"/>
          <w:spacing w:val="2"/>
          <w:sz w:val="23"/>
          <w:szCs w:val="23"/>
        </w:rPr>
        <w:t>模型参数全部随机初始化，</w:t>
      </w:r>
      <w:del w:id="115" w:author="刘华明" w:date="2026-10-15T16:44:26Z">
        <w:r>
          <w:rPr>
            <w:rFonts w:ascii="宋体" w:hAnsi="宋体" w:eastAsia="宋体" w:cs="宋体"/>
            <w:spacing w:val="2"/>
            <w:sz w:val="23"/>
            <w:szCs w:val="23"/>
          </w:rPr>
          <w:delText xml:space="preserve"> </w:delText>
        </w:r>
      </w:del>
      <w:r>
        <w:rPr>
          <w:rFonts w:ascii="宋体" w:hAnsi="宋体" w:eastAsia="宋体" w:cs="宋体"/>
          <w:spacing w:val="2"/>
          <w:sz w:val="23"/>
          <w:szCs w:val="23"/>
        </w:rPr>
        <w:t>完全</w:t>
      </w:r>
      <w:r>
        <w:rPr>
          <w:rFonts w:ascii="宋体" w:hAnsi="宋体" w:eastAsia="宋体" w:cs="宋体"/>
          <w:spacing w:val="1"/>
          <w:sz w:val="23"/>
          <w:szCs w:val="23"/>
        </w:rPr>
        <w:t>依赖目标域数据</w:t>
      </w:r>
      <w:r>
        <w:rPr>
          <w:rFonts w:ascii="宋体" w:hAnsi="宋体" w:eastAsia="宋体" w:cs="宋体"/>
          <w:spacing w:val="-1"/>
          <w:sz w:val="23"/>
          <w:szCs w:val="23"/>
        </w:rPr>
        <w:t>学习特征表示。在从头训练中，</w:t>
      </w:r>
      <w:del w:id="116" w:author="刘华明" w:date="2026-10-15T16:44:29Z">
        <w:r>
          <w:rPr>
            <w:rFonts w:ascii="宋体" w:hAnsi="宋体" w:eastAsia="宋体" w:cs="宋体"/>
            <w:spacing w:val="66"/>
            <w:sz w:val="23"/>
            <w:szCs w:val="23"/>
          </w:rPr>
          <w:delText xml:space="preserve"> </w:delText>
        </w:r>
      </w:del>
      <w:r>
        <w:rPr>
          <w:rFonts w:ascii="宋体" w:hAnsi="宋体" w:eastAsia="宋体" w:cs="宋体"/>
          <w:spacing w:val="-1"/>
          <w:sz w:val="23"/>
          <w:szCs w:val="23"/>
        </w:rPr>
        <w:t>模型的所有参数均通过随机初始化生成，</w:t>
      </w:r>
      <w:del w:id="117" w:author="刘华明" w:date="2026-10-15T16:44:28Z">
        <w:r>
          <w:rPr>
            <w:rFonts w:ascii="宋体" w:hAnsi="宋体" w:eastAsia="宋体" w:cs="宋体"/>
            <w:spacing w:val="67"/>
            <w:sz w:val="23"/>
            <w:szCs w:val="23"/>
          </w:rPr>
          <w:delText xml:space="preserve"> </w:delText>
        </w:r>
      </w:del>
      <w:r>
        <w:rPr>
          <w:rFonts w:ascii="宋体" w:hAnsi="宋体" w:eastAsia="宋体" w:cs="宋体"/>
          <w:spacing w:val="-1"/>
          <w:sz w:val="23"/>
          <w:szCs w:val="23"/>
        </w:rPr>
        <w:t>并在目标数据</w:t>
      </w:r>
      <w:r>
        <w:rPr>
          <w:rFonts w:ascii="宋体" w:hAnsi="宋体" w:eastAsia="宋体" w:cs="宋体"/>
          <w:spacing w:val="4"/>
          <w:sz w:val="23"/>
          <w:szCs w:val="23"/>
        </w:rPr>
        <w:t>集上进行端到端训练。该方法的优势在于不受源域分布偏移影响，</w:t>
      </w:r>
      <w:del w:id="118" w:author="刘华明" w:date="2026-10-15T16:44:37Z">
        <w:r>
          <w:rPr>
            <w:rFonts w:ascii="宋体" w:hAnsi="宋体" w:eastAsia="宋体" w:cs="宋体"/>
            <w:spacing w:val="58"/>
            <w:sz w:val="23"/>
            <w:szCs w:val="23"/>
          </w:rPr>
          <w:delText xml:space="preserve"> </w:delText>
        </w:r>
      </w:del>
      <w:r>
        <w:rPr>
          <w:rFonts w:ascii="宋体" w:hAnsi="宋体" w:eastAsia="宋体" w:cs="宋体"/>
          <w:spacing w:val="4"/>
          <w:sz w:val="23"/>
          <w:szCs w:val="23"/>
        </w:rPr>
        <w:t>但在数据量不足时极</w:t>
      </w:r>
      <w:r>
        <w:rPr>
          <w:rFonts w:ascii="宋体" w:hAnsi="宋体" w:eastAsia="宋体" w:cs="宋体"/>
          <w:spacing w:val="7"/>
          <w:sz w:val="23"/>
          <w:szCs w:val="23"/>
        </w:rPr>
        <w:t>易过拟合，且深层网络（尤其是</w:t>
      </w:r>
      <w:r>
        <w:rPr>
          <w:rFonts w:ascii="宋体" w:hAnsi="宋体" w:eastAsia="宋体" w:cs="宋体"/>
          <w:spacing w:val="-11"/>
          <w:sz w:val="23"/>
          <w:szCs w:val="23"/>
        </w:rPr>
        <w:t xml:space="preserve"> </w:t>
      </w:r>
      <w:r>
        <w:rPr>
          <w:sz w:val="23"/>
          <w:szCs w:val="23"/>
        </w:rPr>
        <w:t>ViT</w:t>
      </w:r>
      <w:r>
        <w:rPr>
          <w:rFonts w:ascii="宋体" w:hAnsi="宋体" w:eastAsia="宋体" w:cs="宋体"/>
          <w:spacing w:val="7"/>
          <w:sz w:val="23"/>
          <w:szCs w:val="23"/>
        </w:rPr>
        <w:t>）的训练稳定性差。</w:t>
      </w:r>
      <w:commentRangeStart w:id="6"/>
      <w:r>
        <w:rPr>
          <w:sz w:val="23"/>
          <w:szCs w:val="23"/>
        </w:rPr>
        <w:t>He</w:t>
      </w:r>
      <w:r>
        <w:rPr>
          <w:spacing w:val="36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</w:rPr>
        <w:t>等人</w:t>
      </w:r>
      <w:commentRangeEnd w:id="6"/>
      <w:r>
        <w:commentReference w:id="6"/>
      </w:r>
      <w:r>
        <w:rPr>
          <w:rFonts w:ascii="宋体" w:hAnsi="宋体" w:eastAsia="宋体" w:cs="宋体"/>
          <w:spacing w:val="7"/>
          <w:sz w:val="23"/>
          <w:szCs w:val="23"/>
        </w:rPr>
        <w:t>的研究表明，残</w:t>
      </w:r>
      <w:r>
        <w:rPr>
          <w:rFonts w:ascii="宋体" w:hAnsi="宋体" w:eastAsia="宋体" w:cs="宋体"/>
          <w:spacing w:val="10"/>
          <w:sz w:val="23"/>
          <w:szCs w:val="23"/>
        </w:rPr>
        <w:t>差连接的引入使得深层</w:t>
      </w:r>
      <w:r>
        <w:rPr>
          <w:rFonts w:ascii="宋体" w:hAnsi="宋体" w:eastAsia="宋体" w:cs="宋体"/>
          <w:spacing w:val="-13"/>
          <w:sz w:val="23"/>
          <w:szCs w:val="23"/>
        </w:rPr>
        <w:t xml:space="preserve"> </w:t>
      </w:r>
      <w:r>
        <w:rPr>
          <w:sz w:val="23"/>
          <w:szCs w:val="23"/>
        </w:rPr>
        <w:t>CNN</w:t>
      </w:r>
      <w:r>
        <w:rPr>
          <w:spacing w:val="4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0"/>
          <w:sz w:val="23"/>
          <w:szCs w:val="23"/>
        </w:rPr>
        <w:t>从头训练成为可能，而</w:t>
      </w:r>
      <w:r>
        <w:rPr>
          <w:rFonts w:ascii="宋体" w:hAnsi="宋体" w:eastAsia="宋体" w:cs="宋体"/>
          <w:spacing w:val="-20"/>
          <w:sz w:val="23"/>
          <w:szCs w:val="23"/>
        </w:rPr>
        <w:t xml:space="preserve"> </w:t>
      </w:r>
      <w:commentRangeStart w:id="7"/>
      <w:r>
        <w:rPr>
          <w:sz w:val="23"/>
          <w:szCs w:val="23"/>
        </w:rPr>
        <w:t>Dosovitskiy</w:t>
      </w:r>
      <w:r>
        <w:rPr>
          <w:spacing w:val="39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0"/>
          <w:sz w:val="23"/>
          <w:szCs w:val="23"/>
        </w:rPr>
        <w:t>等人</w:t>
      </w:r>
      <w:commentRangeEnd w:id="7"/>
      <w:r>
        <w:commentReference w:id="7"/>
      </w:r>
      <w:r>
        <w:rPr>
          <w:rFonts w:ascii="宋体" w:hAnsi="宋体" w:eastAsia="宋体" w:cs="宋体"/>
          <w:spacing w:val="10"/>
          <w:sz w:val="23"/>
          <w:szCs w:val="23"/>
        </w:rPr>
        <w:t>指出</w:t>
      </w:r>
      <w:r>
        <w:rPr>
          <w:rFonts w:ascii="宋体" w:hAnsi="宋体" w:eastAsia="宋体" w:cs="宋体"/>
          <w:spacing w:val="-25"/>
          <w:sz w:val="23"/>
          <w:szCs w:val="23"/>
        </w:rPr>
        <w:t xml:space="preserve"> </w:t>
      </w:r>
      <w:r>
        <w:rPr>
          <w:sz w:val="23"/>
          <w:szCs w:val="23"/>
        </w:rPr>
        <w:t>ViT</w:t>
      </w:r>
      <w:r>
        <w:rPr>
          <w:spacing w:val="36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0"/>
          <w:sz w:val="23"/>
          <w:szCs w:val="23"/>
        </w:rPr>
        <w:t>在</w:t>
      </w:r>
      <w:r>
        <w:rPr>
          <w:rFonts w:ascii="宋体" w:hAnsi="宋体" w:eastAsia="宋体" w:cs="宋体"/>
          <w:spacing w:val="14"/>
          <w:sz w:val="23"/>
          <w:szCs w:val="23"/>
        </w:rPr>
        <w:t xml:space="preserve">缺乏大规模预训练时性能显著下降。本文中从头训练采用随机初始化的 </w:t>
      </w:r>
      <w:r>
        <w:rPr>
          <w:sz w:val="23"/>
          <w:szCs w:val="23"/>
        </w:rPr>
        <w:t>ResNet</w:t>
      </w:r>
      <w:r>
        <w:rPr>
          <w:spacing w:val="13"/>
          <w:sz w:val="23"/>
          <w:szCs w:val="23"/>
        </w:rPr>
        <w:t>-50</w:t>
      </w:r>
      <w:r>
        <w:rPr>
          <w:spacing w:val="4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3"/>
          <w:sz w:val="23"/>
          <w:szCs w:val="23"/>
        </w:rPr>
        <w:t>和</w:t>
      </w:r>
      <w:r>
        <w:rPr>
          <w:sz w:val="23"/>
          <w:szCs w:val="23"/>
        </w:rPr>
        <w:t>ViT</w:t>
      </w:r>
      <w:r>
        <w:rPr>
          <w:spacing w:val="21"/>
          <w:sz w:val="23"/>
          <w:szCs w:val="23"/>
        </w:rPr>
        <w:t>-B/16</w:t>
      </w:r>
      <w:r>
        <w:rPr>
          <w:rFonts w:ascii="宋体" w:hAnsi="宋体" w:eastAsia="宋体" w:cs="宋体"/>
          <w:spacing w:val="21"/>
          <w:sz w:val="23"/>
          <w:szCs w:val="23"/>
        </w:rPr>
        <w:t xml:space="preserve">，使用 </w:t>
      </w:r>
      <w:r>
        <w:rPr>
          <w:sz w:val="23"/>
          <w:szCs w:val="23"/>
        </w:rPr>
        <w:t>AdamW</w:t>
      </w:r>
      <w:r>
        <w:rPr>
          <w:spacing w:val="63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1"/>
          <w:sz w:val="23"/>
          <w:szCs w:val="23"/>
        </w:rPr>
        <w:t>优化器配合余弦退火学习率调度和梯度裁剪（</w:t>
      </w:r>
      <w:r>
        <w:rPr>
          <w:sz w:val="23"/>
          <w:szCs w:val="23"/>
        </w:rPr>
        <w:t>max</w:t>
      </w:r>
      <w:r>
        <w:rPr>
          <w:spacing w:val="52"/>
          <w:sz w:val="23"/>
          <w:szCs w:val="23"/>
        </w:rPr>
        <w:t xml:space="preserve"> </w:t>
      </w:r>
      <w:r>
        <w:rPr>
          <w:sz w:val="23"/>
          <w:szCs w:val="23"/>
        </w:rPr>
        <w:t xml:space="preserve">norm  </w:t>
      </w:r>
      <w:r>
        <w:rPr>
          <w:spacing w:val="21"/>
          <w:sz w:val="23"/>
          <w:szCs w:val="23"/>
        </w:rPr>
        <w:t>=</w:t>
      </w:r>
      <w:r>
        <w:rPr>
          <w:sz w:val="23"/>
          <w:szCs w:val="23"/>
        </w:rPr>
        <w:t xml:space="preserve"> </w:t>
      </w:r>
      <w:r>
        <w:rPr>
          <w:spacing w:val="-24"/>
          <w:sz w:val="23"/>
          <w:szCs w:val="23"/>
        </w:rPr>
        <w:t>1.0</w:t>
      </w:r>
      <w:r>
        <w:rPr>
          <w:rFonts w:ascii="宋体" w:hAnsi="宋体" w:eastAsia="宋体" w:cs="宋体"/>
          <w:spacing w:val="-24"/>
          <w:sz w:val="23"/>
          <w:szCs w:val="23"/>
        </w:rPr>
        <w:t>）。</w:t>
      </w:r>
    </w:p>
    <w:p w14:paraId="19B35730">
      <w:pPr>
        <w:spacing w:line="284" w:lineRule="auto"/>
        <w:rPr>
          <w:rFonts w:ascii="Arial"/>
          <w:sz w:val="21"/>
        </w:rPr>
      </w:pPr>
    </w:p>
    <w:p w14:paraId="19361DDD">
      <w:pPr>
        <w:pStyle w:val="3"/>
        <w:spacing w:before="91" w:line="214" w:lineRule="auto"/>
        <w:ind w:left="9"/>
        <w:outlineLvl w:val="1"/>
        <w:rPr>
          <w:rFonts w:ascii="黑体" w:hAnsi="黑体" w:eastAsia="黑体" w:cs="黑体"/>
          <w:sz w:val="28"/>
          <w:szCs w:val="28"/>
        </w:rPr>
      </w:pPr>
      <w:r>
        <w:rPr>
          <w:b/>
          <w:bCs/>
          <w:spacing w:val="33"/>
          <w:sz w:val="28"/>
          <w:szCs w:val="28"/>
        </w:rPr>
        <w:t>3.2</w:t>
      </w:r>
      <w:r>
        <w:rPr>
          <w:b/>
          <w:bCs/>
          <w:spacing w:val="5"/>
          <w:sz w:val="28"/>
          <w:szCs w:val="28"/>
        </w:rPr>
        <w:t xml:space="preserve"> </w:t>
      </w:r>
      <w:del w:id="119" w:author="刘华明" w:date="2026-10-15T16:42:48Z">
        <w:r>
          <w:rPr>
            <w:b/>
            <w:bCs/>
            <w:spacing w:val="5"/>
            <w:sz w:val="28"/>
            <w:szCs w:val="28"/>
          </w:rPr>
          <w:delText xml:space="preserve">   </w:delText>
        </w:r>
      </w:del>
      <w:r>
        <w:rPr>
          <w:rFonts w:ascii="黑体" w:hAnsi="黑体" w:eastAsia="黑体" w:cs="黑体"/>
          <w:spacing w:val="33"/>
          <w:sz w:val="28"/>
          <w:szCs w:val="28"/>
        </w:rPr>
        <w:t>全量微调（</w:t>
      </w:r>
      <w:r>
        <w:rPr>
          <w:b/>
          <w:bCs/>
          <w:sz w:val="28"/>
          <w:szCs w:val="28"/>
        </w:rPr>
        <w:t>Full</w:t>
      </w:r>
      <w:r>
        <w:rPr>
          <w:b/>
          <w:bCs/>
          <w:spacing w:val="50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Fine</w:t>
      </w:r>
      <w:r>
        <w:rPr>
          <w:b/>
          <w:bCs/>
          <w:spacing w:val="33"/>
          <w:sz w:val="28"/>
          <w:szCs w:val="28"/>
        </w:rPr>
        <w:t>-</w:t>
      </w:r>
      <w:r>
        <w:rPr>
          <w:b/>
          <w:bCs/>
          <w:sz w:val="28"/>
          <w:szCs w:val="28"/>
        </w:rPr>
        <w:t>Tuning</w:t>
      </w:r>
      <w:r>
        <w:rPr>
          <w:rFonts w:ascii="黑体" w:hAnsi="黑体" w:eastAsia="黑体" w:cs="黑体"/>
          <w:spacing w:val="33"/>
          <w:sz w:val="28"/>
          <w:szCs w:val="28"/>
        </w:rPr>
        <w:t>）</w:t>
      </w:r>
    </w:p>
    <w:p w14:paraId="2BB538BD">
      <w:pPr>
        <w:pStyle w:val="3"/>
        <w:spacing w:before="227" w:line="287" w:lineRule="auto"/>
        <w:ind w:left="3" w:firstLine="480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5"/>
          <w:sz w:val="23"/>
          <w:szCs w:val="23"/>
        </w:rPr>
        <w:t>全量微调加载预训练权重后， 在训练过程中更新模型的所有参数。这是迁移学习中最经典的策略，性能上限最高，但参数效率最低：每个下游任务需存储完整的模型副本。</w:t>
      </w:r>
      <w:r>
        <w:rPr>
          <w:rFonts w:ascii="宋体" w:hAnsi="宋体" w:eastAsia="宋体" w:cs="宋体"/>
          <w:spacing w:val="2"/>
          <w:sz w:val="23"/>
          <w:szCs w:val="23"/>
        </w:rPr>
        <w:t>在全量微调过程中，</w:t>
      </w:r>
      <w:r>
        <w:rPr>
          <w:rFonts w:ascii="宋体" w:hAnsi="宋体" w:eastAsia="宋体" w:cs="宋体"/>
          <w:spacing w:val="-37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"/>
          <w:sz w:val="23"/>
          <w:szCs w:val="23"/>
        </w:rPr>
        <w:t>预训练模型的所有层参数均参与梯度更新，</w:t>
      </w:r>
      <w:del w:id="120" w:author="刘华明" w:date="2026-10-15T16:45:26Z">
        <w:r>
          <w:rPr>
            <w:rFonts w:ascii="宋体" w:hAnsi="宋体" w:eastAsia="宋体" w:cs="宋体"/>
            <w:spacing w:val="61"/>
            <w:sz w:val="23"/>
            <w:szCs w:val="23"/>
          </w:rPr>
          <w:delText xml:space="preserve"> </w:delText>
        </w:r>
      </w:del>
      <w:r>
        <w:rPr>
          <w:rFonts w:ascii="宋体" w:hAnsi="宋体" w:eastAsia="宋体" w:cs="宋体"/>
          <w:spacing w:val="2"/>
          <w:sz w:val="23"/>
          <w:szCs w:val="23"/>
        </w:rPr>
        <w:t>使得</w:t>
      </w:r>
      <w:r>
        <w:rPr>
          <w:rFonts w:ascii="宋体" w:hAnsi="宋体" w:eastAsia="宋体" w:cs="宋体"/>
          <w:spacing w:val="1"/>
          <w:sz w:val="23"/>
          <w:szCs w:val="23"/>
        </w:rPr>
        <w:t>模型能够充分调整</w:t>
      </w:r>
      <w:r>
        <w:rPr>
          <w:rFonts w:ascii="宋体" w:hAnsi="宋体" w:eastAsia="宋体" w:cs="宋体"/>
          <w:spacing w:val="8"/>
          <w:sz w:val="23"/>
          <w:szCs w:val="23"/>
        </w:rPr>
        <w:t>特征表示以适应目标任务。</w:t>
      </w:r>
      <w:commentRangeStart w:id="8"/>
      <w:r>
        <w:rPr>
          <w:sz w:val="23"/>
          <w:szCs w:val="23"/>
        </w:rPr>
        <w:t>Yosinski</w:t>
      </w:r>
      <w:r>
        <w:rPr>
          <w:spacing w:val="40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8"/>
          <w:sz w:val="23"/>
          <w:szCs w:val="23"/>
        </w:rPr>
        <w:t>等人</w:t>
      </w:r>
      <w:commentRangeEnd w:id="8"/>
      <w:r>
        <w:commentReference w:id="8"/>
      </w:r>
      <w:r>
        <w:rPr>
          <w:rFonts w:ascii="宋体" w:hAnsi="宋体" w:eastAsia="宋体" w:cs="宋体"/>
          <w:spacing w:val="8"/>
          <w:sz w:val="23"/>
          <w:szCs w:val="23"/>
        </w:rPr>
        <w:t>的研究发现，预训练网络中较底层的特征</w:t>
      </w:r>
      <w:r>
        <w:rPr>
          <w:rFonts w:ascii="宋体" w:hAnsi="宋体" w:eastAsia="宋体" w:cs="宋体"/>
          <w:spacing w:val="2"/>
          <w:sz w:val="23"/>
          <w:szCs w:val="23"/>
        </w:rPr>
        <w:t>具有更强的通用性，</w:t>
      </w:r>
      <w:r>
        <w:rPr>
          <w:rFonts w:ascii="宋体" w:hAnsi="宋体" w:eastAsia="宋体" w:cs="宋体"/>
          <w:spacing w:val="-2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"/>
          <w:sz w:val="23"/>
          <w:szCs w:val="23"/>
        </w:rPr>
        <w:t>而较高层的特征则更具任务特异性，</w:t>
      </w:r>
      <w:r>
        <w:rPr>
          <w:rFonts w:ascii="宋体" w:hAnsi="宋体" w:eastAsia="宋体" w:cs="宋体"/>
          <w:spacing w:val="4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"/>
          <w:sz w:val="23"/>
          <w:szCs w:val="23"/>
        </w:rPr>
        <w:t>因此全量微调能够通过调整高</w:t>
      </w:r>
      <w:r>
        <w:rPr>
          <w:rFonts w:ascii="宋体" w:hAnsi="宋体" w:eastAsia="宋体" w:cs="宋体"/>
          <w:spacing w:val="8"/>
          <w:sz w:val="23"/>
          <w:szCs w:val="23"/>
        </w:rPr>
        <w:t>层特征来获得更好的任务适配性能。本文中全量微调使</w:t>
      </w:r>
      <w:r>
        <w:rPr>
          <w:rFonts w:ascii="宋体" w:hAnsi="宋体" w:eastAsia="宋体" w:cs="宋体"/>
          <w:spacing w:val="7"/>
          <w:sz w:val="23"/>
          <w:szCs w:val="23"/>
        </w:rPr>
        <w:t>用较小的学习率（</w:t>
      </w:r>
      <w:r>
        <w:rPr>
          <w:spacing w:val="7"/>
          <w:sz w:val="23"/>
          <w:szCs w:val="23"/>
        </w:rPr>
        <w:t>1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i/>
          <w:iCs/>
          <w:spacing w:val="7"/>
          <w:sz w:val="23"/>
          <w:szCs w:val="23"/>
        </w:rPr>
        <w:t>×</w:t>
      </w:r>
      <w:r>
        <w:rPr>
          <w:i/>
          <w:iCs/>
          <w:spacing w:val="21"/>
          <w:w w:val="101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10</w:t>
      </w:r>
      <w:r>
        <w:rPr>
          <w:i/>
          <w:iCs/>
          <w:spacing w:val="7"/>
          <w:position w:val="8"/>
          <w:sz w:val="15"/>
          <w:szCs w:val="15"/>
        </w:rPr>
        <w:t>—</w:t>
      </w:r>
      <w:r>
        <w:rPr>
          <w:spacing w:val="7"/>
          <w:position w:val="8"/>
          <w:sz w:val="15"/>
          <w:szCs w:val="15"/>
        </w:rPr>
        <w:t>4</w:t>
      </w:r>
      <w:r>
        <w:rPr>
          <w:rFonts w:ascii="宋体" w:hAnsi="宋体" w:eastAsia="宋体" w:cs="宋体"/>
          <w:spacing w:val="7"/>
          <w:sz w:val="23"/>
          <w:szCs w:val="23"/>
        </w:rPr>
        <w:t>）</w:t>
      </w:r>
      <w:r>
        <w:rPr>
          <w:rFonts w:ascii="宋体" w:hAnsi="宋体" w:eastAsia="宋体" w:cs="宋体"/>
          <w:spacing w:val="-58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</w:rPr>
        <w:t>以</w:t>
      </w:r>
      <w:r>
        <w:rPr>
          <w:rFonts w:ascii="宋体" w:hAnsi="宋体" w:eastAsia="宋体" w:cs="宋体"/>
          <w:spacing w:val="5"/>
          <w:sz w:val="23"/>
          <w:szCs w:val="23"/>
        </w:rPr>
        <w:t>避免过度破坏预训练权重。</w:t>
      </w:r>
    </w:p>
    <w:p w14:paraId="57DA4E55">
      <w:pPr>
        <w:spacing w:line="296" w:lineRule="auto"/>
        <w:rPr>
          <w:rFonts w:ascii="Arial"/>
          <w:sz w:val="21"/>
        </w:rPr>
      </w:pPr>
    </w:p>
    <w:p w14:paraId="70B914FB">
      <w:pPr>
        <w:pStyle w:val="3"/>
        <w:spacing w:before="91" w:line="214" w:lineRule="auto"/>
        <w:ind w:left="9"/>
        <w:outlineLvl w:val="1"/>
        <w:rPr>
          <w:rFonts w:ascii="黑体" w:hAnsi="黑体" w:eastAsia="黑体" w:cs="黑体"/>
          <w:sz w:val="28"/>
          <w:szCs w:val="28"/>
        </w:rPr>
      </w:pPr>
      <w:r>
        <w:rPr>
          <w:b/>
          <w:bCs/>
          <w:spacing w:val="34"/>
          <w:sz w:val="28"/>
          <w:szCs w:val="28"/>
        </w:rPr>
        <w:t>3.3</w:t>
      </w:r>
      <w:r>
        <w:rPr>
          <w:b/>
          <w:bCs/>
          <w:spacing w:val="5"/>
          <w:sz w:val="28"/>
          <w:szCs w:val="28"/>
        </w:rPr>
        <w:t xml:space="preserve"> </w:t>
      </w:r>
      <w:del w:id="121" w:author="刘华明" w:date="2026-10-15T16:45:59Z">
        <w:r>
          <w:rPr>
            <w:b/>
            <w:bCs/>
            <w:spacing w:val="5"/>
            <w:sz w:val="28"/>
            <w:szCs w:val="28"/>
          </w:rPr>
          <w:delText xml:space="preserve"> </w:delText>
        </w:r>
      </w:del>
      <w:del w:id="122" w:author="刘华明" w:date="2026-10-15T16:45:58Z">
        <w:r>
          <w:rPr>
            <w:b/>
            <w:bCs/>
            <w:spacing w:val="5"/>
            <w:sz w:val="28"/>
            <w:szCs w:val="28"/>
          </w:rPr>
          <w:delText xml:space="preserve">  </w:delText>
        </w:r>
      </w:del>
      <w:r>
        <w:rPr>
          <w:rFonts w:ascii="黑体" w:hAnsi="黑体" w:eastAsia="黑体" w:cs="黑体"/>
          <w:spacing w:val="34"/>
          <w:sz w:val="28"/>
          <w:szCs w:val="28"/>
        </w:rPr>
        <w:t>线性探测（</w:t>
      </w:r>
      <w:r>
        <w:rPr>
          <w:b/>
          <w:bCs/>
          <w:sz w:val="28"/>
          <w:szCs w:val="28"/>
        </w:rPr>
        <w:t>Linear</w:t>
      </w:r>
      <w:r>
        <w:rPr>
          <w:b/>
          <w:bCs/>
          <w:spacing w:val="5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Probing</w:t>
      </w:r>
      <w:r>
        <w:rPr>
          <w:rFonts w:ascii="黑体" w:hAnsi="黑体" w:eastAsia="黑体" w:cs="黑体"/>
          <w:spacing w:val="34"/>
          <w:sz w:val="28"/>
          <w:szCs w:val="28"/>
        </w:rPr>
        <w:t>）</w:t>
      </w:r>
    </w:p>
    <w:p w14:paraId="63689D08">
      <w:pPr>
        <w:pStyle w:val="3"/>
        <w:spacing w:before="231" w:line="287" w:lineRule="auto"/>
        <w:ind w:left="4" w:right="114" w:firstLine="482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4"/>
          <w:sz w:val="23"/>
          <w:szCs w:val="23"/>
        </w:rPr>
        <w:t>线性探测冻结预训练主干网络的所有参数，</w:t>
      </w:r>
      <w:del w:id="123" w:author="刘华明" w:date="2026-10-15T16:46:06Z">
        <w:r>
          <w:rPr>
            <w:rFonts w:ascii="宋体" w:hAnsi="宋体" w:eastAsia="宋体" w:cs="宋体"/>
            <w:spacing w:val="57"/>
            <w:sz w:val="23"/>
            <w:szCs w:val="23"/>
          </w:rPr>
          <w:delText xml:space="preserve"> </w:delText>
        </w:r>
      </w:del>
      <w:r>
        <w:rPr>
          <w:rFonts w:ascii="宋体" w:hAnsi="宋体" w:eastAsia="宋体" w:cs="宋体"/>
          <w:spacing w:val="3"/>
          <w:sz w:val="23"/>
          <w:szCs w:val="23"/>
        </w:rPr>
        <w:t>仅训练末层分类头。线性探测是迁移学</w:t>
      </w:r>
      <w:r>
        <w:rPr>
          <w:rFonts w:ascii="宋体" w:hAnsi="宋体" w:eastAsia="宋体" w:cs="宋体"/>
          <w:spacing w:val="1"/>
          <w:sz w:val="23"/>
          <w:szCs w:val="23"/>
        </w:rPr>
        <w:t>习中最简单的参数高效策略， 其假设预训练模型已经学习到足够好的特征</w:t>
      </w:r>
      <w:r>
        <w:rPr>
          <w:rFonts w:ascii="宋体" w:hAnsi="宋体" w:eastAsia="宋体" w:cs="宋体"/>
          <w:sz w:val="23"/>
          <w:szCs w:val="23"/>
        </w:rPr>
        <w:t>表示，</w:t>
      </w:r>
      <w:r>
        <w:rPr>
          <w:rFonts w:ascii="宋体" w:hAnsi="宋体" w:eastAsia="宋体" w:cs="宋体"/>
          <w:spacing w:val="58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</w:rPr>
        <w:t>仅需训</w:t>
      </w:r>
      <w:r>
        <w:rPr>
          <w:rFonts w:ascii="宋体" w:hAnsi="宋体" w:eastAsia="宋体" w:cs="宋体"/>
          <w:spacing w:val="8"/>
          <w:sz w:val="23"/>
          <w:szCs w:val="23"/>
        </w:rPr>
        <w:t>练一个线性分类器即可完成下游任务。对于</w:t>
      </w:r>
      <w:r>
        <w:rPr>
          <w:rFonts w:ascii="宋体" w:hAnsi="宋体" w:eastAsia="宋体" w:cs="宋体"/>
          <w:spacing w:val="-20"/>
          <w:sz w:val="23"/>
          <w:szCs w:val="23"/>
        </w:rPr>
        <w:t xml:space="preserve"> </w:t>
      </w:r>
      <w:r>
        <w:rPr>
          <w:sz w:val="23"/>
          <w:szCs w:val="23"/>
        </w:rPr>
        <w:t>ViT</w:t>
      </w:r>
      <w:r>
        <w:rPr>
          <w:spacing w:val="8"/>
          <w:sz w:val="23"/>
          <w:szCs w:val="23"/>
        </w:rPr>
        <w:t>-B/16</w:t>
      </w:r>
      <w:r>
        <w:rPr>
          <w:rFonts w:ascii="宋体" w:hAnsi="宋体" w:eastAsia="宋体" w:cs="宋体"/>
          <w:spacing w:val="8"/>
          <w:sz w:val="23"/>
          <w:szCs w:val="23"/>
        </w:rPr>
        <w:t>，仅</w:t>
      </w:r>
      <w:r>
        <w:rPr>
          <w:rFonts w:ascii="宋体" w:hAnsi="宋体" w:eastAsia="宋体" w:cs="宋体"/>
          <w:spacing w:val="-33"/>
          <w:sz w:val="23"/>
          <w:szCs w:val="23"/>
        </w:rPr>
        <w:t xml:space="preserve"> </w:t>
      </w:r>
      <w:r>
        <w:rPr>
          <w:sz w:val="23"/>
          <w:szCs w:val="23"/>
        </w:rPr>
        <w:t>head</w:t>
      </w:r>
      <w:r>
        <w:rPr>
          <w:spacing w:val="26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8"/>
          <w:sz w:val="23"/>
          <w:szCs w:val="23"/>
        </w:rPr>
        <w:t>层的参数可训练；</w:t>
      </w:r>
      <w:r>
        <w:rPr>
          <w:rFonts w:ascii="宋体" w:hAnsi="宋体" w:eastAsia="宋体" w:cs="宋体"/>
          <w:spacing w:val="-6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8"/>
          <w:sz w:val="23"/>
          <w:szCs w:val="23"/>
        </w:rPr>
        <w:t>对于</w:t>
      </w:r>
      <w:r>
        <w:rPr>
          <w:sz w:val="23"/>
          <w:szCs w:val="23"/>
        </w:rPr>
        <w:t>ResNet</w:t>
      </w:r>
      <w:r>
        <w:rPr>
          <w:spacing w:val="2"/>
          <w:sz w:val="23"/>
          <w:szCs w:val="23"/>
        </w:rPr>
        <w:t>-50</w:t>
      </w:r>
      <w:r>
        <w:rPr>
          <w:rFonts w:ascii="宋体" w:hAnsi="宋体" w:eastAsia="宋体" w:cs="宋体"/>
          <w:spacing w:val="2"/>
          <w:sz w:val="23"/>
          <w:szCs w:val="23"/>
        </w:rPr>
        <w:t>，仅</w:t>
      </w:r>
      <w:r>
        <w:rPr>
          <w:rFonts w:ascii="宋体" w:hAnsi="宋体" w:eastAsia="宋体" w:cs="宋体"/>
          <w:spacing w:val="-30"/>
          <w:sz w:val="23"/>
          <w:szCs w:val="23"/>
        </w:rPr>
        <w:t xml:space="preserve"> </w:t>
      </w:r>
      <w:r>
        <w:rPr>
          <w:sz w:val="23"/>
          <w:szCs w:val="23"/>
        </w:rPr>
        <w:t>fc</w:t>
      </w:r>
      <w:r>
        <w:rPr>
          <w:spacing w:val="26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"/>
          <w:sz w:val="23"/>
          <w:szCs w:val="23"/>
        </w:rPr>
        <w:t>层的参数可训练。此外，</w:t>
      </w:r>
      <w:r>
        <w:rPr>
          <w:rFonts w:ascii="宋体" w:hAnsi="宋体" w:eastAsia="宋体" w:cs="宋体"/>
          <w:spacing w:val="47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"/>
          <w:sz w:val="23"/>
          <w:szCs w:val="23"/>
        </w:rPr>
        <w:t>为保持</w:t>
      </w:r>
      <w:r>
        <w:rPr>
          <w:rFonts w:ascii="宋体" w:hAnsi="宋体" w:eastAsia="宋体" w:cs="宋体"/>
          <w:spacing w:val="-31"/>
          <w:sz w:val="23"/>
          <w:szCs w:val="23"/>
        </w:rPr>
        <w:t xml:space="preserve"> </w:t>
      </w:r>
      <w:r>
        <w:rPr>
          <w:sz w:val="23"/>
          <w:szCs w:val="23"/>
        </w:rPr>
        <w:t>BatchNorm</w:t>
      </w:r>
      <w:r>
        <w:rPr>
          <w:spacing w:val="25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"/>
          <w:sz w:val="23"/>
          <w:szCs w:val="23"/>
        </w:rPr>
        <w:t>层统计量的稳定性，</w:t>
      </w:r>
      <w:r>
        <w:rPr>
          <w:rFonts w:ascii="宋体" w:hAnsi="宋体" w:eastAsia="宋体" w:cs="宋体"/>
          <w:spacing w:val="-57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"/>
          <w:sz w:val="23"/>
          <w:szCs w:val="23"/>
        </w:rPr>
        <w:t>在线</w:t>
      </w:r>
      <w:r>
        <w:rPr>
          <w:rFonts w:ascii="宋体" w:hAnsi="宋体" w:eastAsia="宋体" w:cs="宋体"/>
          <w:spacing w:val="8"/>
          <w:sz w:val="23"/>
          <w:szCs w:val="23"/>
        </w:rPr>
        <w:t>性探测训练过程中将</w:t>
      </w:r>
      <w:r>
        <w:rPr>
          <w:rFonts w:ascii="宋体" w:hAnsi="宋体" w:eastAsia="宋体" w:cs="宋体"/>
          <w:spacing w:val="-30"/>
          <w:sz w:val="23"/>
          <w:szCs w:val="23"/>
        </w:rPr>
        <w:t xml:space="preserve"> </w:t>
      </w:r>
      <w:r>
        <w:rPr>
          <w:sz w:val="23"/>
          <w:szCs w:val="23"/>
        </w:rPr>
        <w:t>BN</w:t>
      </w:r>
      <w:r>
        <w:rPr>
          <w:spacing w:val="26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8"/>
          <w:sz w:val="23"/>
          <w:szCs w:val="23"/>
        </w:rPr>
        <w:t>层设为评估模式。线性探</w:t>
      </w:r>
      <w:r>
        <w:rPr>
          <w:rFonts w:ascii="宋体" w:hAnsi="宋体" w:eastAsia="宋体" w:cs="宋体"/>
          <w:spacing w:val="7"/>
          <w:sz w:val="23"/>
          <w:szCs w:val="23"/>
        </w:rPr>
        <w:t>测的可训练参数量极低（通常不到总</w:t>
      </w:r>
      <w:r>
        <w:rPr>
          <w:rFonts w:ascii="宋体" w:hAnsi="宋体" w:eastAsia="宋体" w:cs="宋体"/>
          <w:spacing w:val="4"/>
          <w:sz w:val="23"/>
          <w:szCs w:val="23"/>
        </w:rPr>
        <w:t xml:space="preserve">参数的 </w:t>
      </w:r>
      <w:r>
        <w:rPr>
          <w:spacing w:val="4"/>
          <w:sz w:val="23"/>
          <w:szCs w:val="23"/>
        </w:rPr>
        <w:t>1%</w:t>
      </w:r>
      <w:r>
        <w:rPr>
          <w:rFonts w:ascii="宋体" w:hAnsi="宋体" w:eastAsia="宋体" w:cs="宋体"/>
          <w:spacing w:val="-60"/>
          <w:w w:val="98"/>
          <w:sz w:val="23"/>
          <w:szCs w:val="23"/>
        </w:rPr>
        <w:t>），</w:t>
      </w:r>
      <w:r>
        <w:rPr>
          <w:rFonts w:ascii="宋体" w:hAnsi="宋体" w:eastAsia="宋体" w:cs="宋体"/>
          <w:spacing w:val="-6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4"/>
          <w:sz w:val="23"/>
          <w:szCs w:val="23"/>
        </w:rPr>
        <w:t>其性能高度依赖预训练特征的质量</w:t>
      </w:r>
      <w:r>
        <w:rPr>
          <w:spacing w:val="-25"/>
          <w:sz w:val="23"/>
          <w:szCs w:val="23"/>
          <w:vertAlign w:val="superscript"/>
        </w:rPr>
        <w:t xml:space="preserve"> </w:t>
      </w:r>
      <w:r>
        <w:rPr>
          <w:rFonts w:hint="eastAsia" w:ascii="宋体" w:hAnsi="宋体" w:eastAsia="宋体" w:cs="宋体"/>
          <w:spacing w:val="4"/>
          <w:sz w:val="23"/>
          <w:szCs w:val="23"/>
          <w:lang w:eastAsia="zh-CN"/>
        </w:rPr>
        <w:t>，</w:t>
      </w:r>
      <w:commentRangeStart w:id="9"/>
      <w:r>
        <w:rPr>
          <w:sz w:val="23"/>
          <w:szCs w:val="23"/>
        </w:rPr>
        <w:t>Kornblith</w:t>
      </w:r>
      <w:r>
        <w:rPr>
          <w:spacing w:val="36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4"/>
          <w:sz w:val="23"/>
          <w:szCs w:val="23"/>
        </w:rPr>
        <w:t>等人</w:t>
      </w:r>
      <w:commentRangeEnd w:id="9"/>
      <w:r>
        <w:commentReference w:id="9"/>
      </w:r>
      <w:r>
        <w:rPr>
          <w:rFonts w:ascii="宋体" w:hAnsi="宋体" w:eastAsia="宋体" w:cs="宋体"/>
          <w:spacing w:val="4"/>
          <w:sz w:val="23"/>
          <w:szCs w:val="23"/>
        </w:rPr>
        <w:t>的</w:t>
      </w:r>
      <w:r>
        <w:rPr>
          <w:rFonts w:ascii="宋体" w:hAnsi="宋体" w:eastAsia="宋体" w:cs="宋体"/>
          <w:spacing w:val="3"/>
          <w:sz w:val="23"/>
          <w:szCs w:val="23"/>
        </w:rPr>
        <w:t>研究进一步表明，线性探测在数据量较小的情况下通常优于全量微调，</w:t>
      </w:r>
      <w:r>
        <w:rPr>
          <w:rFonts w:ascii="宋体" w:hAnsi="宋体" w:eastAsia="宋体" w:cs="宋体"/>
          <w:spacing w:val="9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3"/>
          <w:sz w:val="23"/>
          <w:szCs w:val="23"/>
        </w:rPr>
        <w:t>因为冻结主干网络可以有效</w:t>
      </w:r>
      <w:r>
        <w:rPr>
          <w:rFonts w:ascii="宋体" w:hAnsi="宋体" w:eastAsia="宋体" w:cs="宋体"/>
          <w:spacing w:val="6"/>
          <w:sz w:val="23"/>
          <w:szCs w:val="23"/>
        </w:rPr>
        <w:t>防止预训练特征在有限数据上被破坏。</w:t>
      </w:r>
    </w:p>
    <w:p w14:paraId="4D7DCABE">
      <w:pPr>
        <w:spacing w:line="287" w:lineRule="auto"/>
        <w:rPr>
          <w:rFonts w:ascii="宋体" w:hAnsi="宋体" w:eastAsia="宋体" w:cs="宋体"/>
          <w:sz w:val="23"/>
          <w:szCs w:val="23"/>
        </w:rPr>
        <w:sectPr>
          <w:headerReference r:id="rId11" w:type="default"/>
          <w:pgSz w:w="11906" w:h="16838"/>
          <w:pgMar w:top="1011" w:right="1302" w:bottom="400" w:left="1421" w:header="643" w:footer="0" w:gutter="0"/>
          <w:cols w:space="720" w:num="1"/>
        </w:sectPr>
      </w:pPr>
    </w:p>
    <w:p w14:paraId="0220C5B8">
      <w:pPr>
        <w:spacing w:line="366" w:lineRule="auto"/>
        <w:rPr>
          <w:rFonts w:ascii="Arial"/>
          <w:sz w:val="21"/>
        </w:rPr>
      </w:pPr>
    </w:p>
    <w:p w14:paraId="4C25BA0A">
      <w:pPr>
        <w:pStyle w:val="3"/>
        <w:spacing w:before="91" w:line="214" w:lineRule="auto"/>
        <w:ind w:left="6"/>
        <w:rPr>
          <w:rFonts w:ascii="黑体" w:hAnsi="黑体" w:eastAsia="黑体" w:cs="黑体"/>
          <w:sz w:val="28"/>
          <w:szCs w:val="28"/>
        </w:rPr>
      </w:pPr>
      <w:r>
        <w:rPr>
          <w:b/>
          <w:bCs/>
          <w:spacing w:val="33"/>
          <w:sz w:val="28"/>
          <w:szCs w:val="28"/>
        </w:rPr>
        <w:t>3.4</w:t>
      </w:r>
      <w:r>
        <w:rPr>
          <w:b/>
          <w:bCs/>
          <w:spacing w:val="7"/>
          <w:sz w:val="28"/>
          <w:szCs w:val="28"/>
        </w:rPr>
        <w:t xml:space="preserve">    </w:t>
      </w:r>
      <w:r>
        <w:rPr>
          <w:rFonts w:ascii="黑体" w:hAnsi="黑体" w:eastAsia="黑体" w:cs="黑体"/>
          <w:spacing w:val="33"/>
          <w:sz w:val="28"/>
          <w:szCs w:val="28"/>
        </w:rPr>
        <w:t>适配器微调（</w:t>
      </w:r>
      <w:r>
        <w:rPr>
          <w:b/>
          <w:bCs/>
          <w:sz w:val="28"/>
          <w:szCs w:val="28"/>
        </w:rPr>
        <w:t>Adapter</w:t>
      </w:r>
      <w:r>
        <w:rPr>
          <w:b/>
          <w:bCs/>
          <w:spacing w:val="5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Tuning</w:t>
      </w:r>
      <w:r>
        <w:rPr>
          <w:rFonts w:ascii="黑体" w:hAnsi="黑体" w:eastAsia="黑体" w:cs="黑体"/>
          <w:spacing w:val="33"/>
          <w:sz w:val="28"/>
          <w:szCs w:val="28"/>
        </w:rPr>
        <w:t>）</w:t>
      </w:r>
    </w:p>
    <w:p w14:paraId="33C6BFFD">
      <w:pPr>
        <w:spacing w:before="229" w:line="289" w:lineRule="auto"/>
        <w:ind w:firstLine="480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2"/>
          <w:sz w:val="23"/>
          <w:szCs w:val="23"/>
        </w:rPr>
        <w:t>适配器微调在冻结主干网络的基础上，在每个网</w:t>
      </w:r>
      <w:r>
        <w:rPr>
          <w:rFonts w:ascii="宋体" w:hAnsi="宋体" w:eastAsia="宋体" w:cs="宋体"/>
          <w:spacing w:val="11"/>
          <w:sz w:val="23"/>
          <w:szCs w:val="23"/>
        </w:rPr>
        <w:t>络模块中插入轻量级适配器模块，</w:t>
      </w:r>
      <w:r>
        <w:rPr>
          <w:rFonts w:ascii="宋体" w:hAnsi="宋体" w:eastAsia="宋体" w:cs="宋体"/>
          <w:spacing w:val="7"/>
          <w:sz w:val="23"/>
          <w:szCs w:val="23"/>
        </w:rPr>
        <w:t>仅训练适配器参数和分类头。本文实现的适配器采用经典的瓶颈</w:t>
      </w:r>
      <w:r>
        <w:rPr>
          <w:rFonts w:ascii="宋体" w:hAnsi="宋体" w:eastAsia="宋体" w:cs="宋体"/>
          <w:spacing w:val="6"/>
          <w:sz w:val="23"/>
          <w:szCs w:val="23"/>
        </w:rPr>
        <w:t>结构：</w:t>
      </w:r>
    </w:p>
    <w:p w14:paraId="1E4C7140">
      <w:pPr>
        <w:pStyle w:val="3"/>
        <w:spacing w:before="258" w:line="281" w:lineRule="auto"/>
        <w:ind w:left="479" w:right="114" w:hanging="252"/>
        <w:rPr>
          <w:rFonts w:ascii="宋体" w:hAnsi="宋体" w:eastAsia="宋体" w:cs="宋体"/>
          <w:sz w:val="23"/>
          <w:szCs w:val="23"/>
        </w:rPr>
      </w:pPr>
      <w:r>
        <w:rPr>
          <w:spacing w:val="11"/>
          <w:sz w:val="23"/>
          <w:szCs w:val="23"/>
        </w:rPr>
        <w:t>•</w:t>
      </w:r>
      <w:del w:id="124" w:author="刘华明" w:date="2026-10-15T16:46:49Z">
        <w:r>
          <w:rPr>
            <w:spacing w:val="11"/>
            <w:sz w:val="23"/>
            <w:szCs w:val="23"/>
          </w:rPr>
          <w:delText xml:space="preserve">  </w:delText>
        </w:r>
      </w:del>
      <w:r>
        <w:rPr>
          <w:b/>
          <w:bCs/>
          <w:sz w:val="23"/>
          <w:szCs w:val="23"/>
        </w:rPr>
        <w:t>ViT</w:t>
      </w:r>
      <w:r>
        <w:rPr>
          <w:b/>
          <w:bCs/>
          <w:spacing w:val="26"/>
          <w:w w:val="101"/>
          <w:sz w:val="23"/>
          <w:szCs w:val="23"/>
        </w:rPr>
        <w:t xml:space="preserve"> </w:t>
      </w:r>
      <w:r>
        <w:rPr>
          <w:rFonts w:ascii="黑体" w:hAnsi="黑体" w:eastAsia="黑体" w:cs="黑体"/>
          <w:spacing w:val="11"/>
          <w:sz w:val="23"/>
          <w:szCs w:val="23"/>
        </w:rPr>
        <w:t>适配器</w:t>
      </w:r>
      <w:r>
        <w:rPr>
          <w:rFonts w:ascii="宋体" w:hAnsi="宋体" w:eastAsia="宋体" w:cs="宋体"/>
          <w:spacing w:val="11"/>
          <w:sz w:val="23"/>
          <w:szCs w:val="23"/>
        </w:rPr>
        <w:t>：在每个</w:t>
      </w:r>
      <w:r>
        <w:rPr>
          <w:rFonts w:ascii="宋体" w:hAnsi="宋体" w:eastAsia="宋体" w:cs="宋体"/>
          <w:spacing w:val="-45"/>
          <w:sz w:val="23"/>
          <w:szCs w:val="23"/>
        </w:rPr>
        <w:t xml:space="preserve"> </w:t>
      </w:r>
      <w:r>
        <w:rPr>
          <w:sz w:val="23"/>
          <w:szCs w:val="23"/>
        </w:rPr>
        <w:t>Transformer</w:t>
      </w:r>
      <w:r>
        <w:rPr>
          <w:spacing w:val="11"/>
          <w:sz w:val="23"/>
          <w:szCs w:val="23"/>
        </w:rPr>
        <w:t xml:space="preserve"> </w:t>
      </w:r>
      <w:r>
        <w:rPr>
          <w:sz w:val="23"/>
          <w:szCs w:val="23"/>
        </w:rPr>
        <w:t>block</w:t>
      </w:r>
      <w:r>
        <w:rPr>
          <w:spacing w:val="3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1"/>
          <w:sz w:val="23"/>
          <w:szCs w:val="23"/>
        </w:rPr>
        <w:t>的输出后插入瓶颈适配</w:t>
      </w:r>
      <w:r>
        <w:rPr>
          <w:rFonts w:ascii="宋体" w:hAnsi="宋体" w:eastAsia="宋体" w:cs="宋体"/>
          <w:spacing w:val="10"/>
          <w:sz w:val="23"/>
          <w:szCs w:val="23"/>
        </w:rPr>
        <w:t>器，结构为</w:t>
      </w:r>
      <w:r>
        <w:rPr>
          <w:rFonts w:ascii="宋体" w:hAnsi="宋体" w:eastAsia="宋体" w:cs="宋体"/>
          <w:spacing w:val="-44"/>
          <w:sz w:val="23"/>
          <w:szCs w:val="23"/>
        </w:rPr>
        <w:t xml:space="preserve"> </w:t>
      </w:r>
      <w:r>
        <w:rPr>
          <w:sz w:val="23"/>
          <w:szCs w:val="23"/>
        </w:rPr>
        <w:t>Linear</w:t>
      </w:r>
      <w:r>
        <w:rPr>
          <w:spacing w:val="10"/>
          <w:sz w:val="23"/>
          <w:szCs w:val="23"/>
        </w:rPr>
        <w:t>(</w:t>
      </w:r>
      <w:r>
        <w:rPr>
          <w:i/>
          <w:iCs/>
          <w:spacing w:val="10"/>
          <w:sz w:val="23"/>
          <w:szCs w:val="23"/>
        </w:rPr>
        <w:t>d</w:t>
      </w:r>
      <w:r>
        <w:rPr>
          <w:spacing w:val="10"/>
          <w:sz w:val="23"/>
          <w:szCs w:val="23"/>
        </w:rPr>
        <w:t>,</w:t>
      </w:r>
      <w:r>
        <w:rPr>
          <w:sz w:val="23"/>
          <w:szCs w:val="23"/>
        </w:rPr>
        <w:t xml:space="preserve"> </w:t>
      </w:r>
      <w:r>
        <w:rPr>
          <w:i/>
          <w:iCs/>
          <w:spacing w:val="12"/>
          <w:sz w:val="23"/>
          <w:szCs w:val="23"/>
        </w:rPr>
        <w:t>d</w:t>
      </w:r>
      <w:r>
        <w:rPr>
          <w:spacing w:val="12"/>
          <w:sz w:val="23"/>
          <w:szCs w:val="23"/>
        </w:rPr>
        <w:t>/4)</w:t>
      </w:r>
      <w:r>
        <w:rPr>
          <w:spacing w:val="42"/>
          <w:w w:val="101"/>
          <w:sz w:val="23"/>
          <w:szCs w:val="23"/>
        </w:rPr>
        <w:t xml:space="preserve"> </w:t>
      </w:r>
      <w:r>
        <w:rPr>
          <w:i/>
          <w:iCs/>
          <w:spacing w:val="12"/>
          <w:sz w:val="23"/>
          <w:szCs w:val="23"/>
        </w:rPr>
        <w:t>→</w:t>
      </w:r>
      <w:r>
        <w:rPr>
          <w:i/>
          <w:iCs/>
          <w:spacing w:val="46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GELU</w:t>
      </w:r>
      <w:r>
        <w:rPr>
          <w:spacing w:val="33"/>
          <w:w w:val="101"/>
          <w:sz w:val="23"/>
          <w:szCs w:val="23"/>
        </w:rPr>
        <w:t xml:space="preserve"> </w:t>
      </w:r>
      <w:r>
        <w:rPr>
          <w:i/>
          <w:iCs/>
          <w:spacing w:val="12"/>
          <w:sz w:val="23"/>
          <w:szCs w:val="23"/>
        </w:rPr>
        <w:t>→</w:t>
      </w:r>
      <w:r>
        <w:rPr>
          <w:i/>
          <w:iCs/>
          <w:spacing w:val="43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Linear</w:t>
      </w:r>
      <w:r>
        <w:rPr>
          <w:spacing w:val="12"/>
          <w:sz w:val="23"/>
          <w:szCs w:val="23"/>
        </w:rPr>
        <w:t>(</w:t>
      </w:r>
      <w:r>
        <w:rPr>
          <w:i/>
          <w:iCs/>
          <w:spacing w:val="12"/>
          <w:sz w:val="23"/>
          <w:szCs w:val="23"/>
        </w:rPr>
        <w:t>d</w:t>
      </w:r>
      <w:r>
        <w:rPr>
          <w:spacing w:val="12"/>
          <w:sz w:val="23"/>
          <w:szCs w:val="23"/>
        </w:rPr>
        <w:t>/4,</w:t>
      </w:r>
      <w:r>
        <w:rPr>
          <w:spacing w:val="29"/>
          <w:w w:val="101"/>
          <w:sz w:val="23"/>
          <w:szCs w:val="23"/>
        </w:rPr>
        <w:t xml:space="preserve"> </w:t>
      </w:r>
      <w:r>
        <w:rPr>
          <w:i/>
          <w:iCs/>
          <w:spacing w:val="12"/>
          <w:sz w:val="23"/>
          <w:szCs w:val="23"/>
        </w:rPr>
        <w:t>d</w:t>
      </w:r>
      <w:r>
        <w:rPr>
          <w:spacing w:val="12"/>
          <w:sz w:val="23"/>
          <w:szCs w:val="23"/>
        </w:rPr>
        <w:t>)</w:t>
      </w:r>
      <w:r>
        <w:rPr>
          <w:rFonts w:ascii="宋体" w:hAnsi="宋体" w:eastAsia="宋体" w:cs="宋体"/>
          <w:spacing w:val="12"/>
          <w:sz w:val="23"/>
          <w:szCs w:val="23"/>
        </w:rPr>
        <w:t>，输出通过残差连接加到</w:t>
      </w:r>
      <w:r>
        <w:rPr>
          <w:rFonts w:ascii="宋体" w:hAnsi="宋体" w:eastAsia="宋体" w:cs="宋体"/>
          <w:spacing w:val="-31"/>
          <w:sz w:val="23"/>
          <w:szCs w:val="23"/>
        </w:rPr>
        <w:t xml:space="preserve"> </w:t>
      </w:r>
      <w:r>
        <w:rPr>
          <w:sz w:val="23"/>
          <w:szCs w:val="23"/>
        </w:rPr>
        <w:t>block</w:t>
      </w:r>
      <w:r>
        <w:rPr>
          <w:spacing w:val="28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2"/>
          <w:sz w:val="23"/>
          <w:szCs w:val="23"/>
        </w:rPr>
        <w:t>输出上。瓶颈比率</w:t>
      </w:r>
      <w:r>
        <w:rPr>
          <w:rFonts w:ascii="宋体" w:hAnsi="宋体" w:eastAsia="宋体" w:cs="宋体"/>
          <w:spacing w:val="1"/>
          <w:sz w:val="23"/>
          <w:szCs w:val="23"/>
        </w:rPr>
        <w:t>设为</w:t>
      </w:r>
      <w:r>
        <w:rPr>
          <w:rFonts w:ascii="宋体" w:hAnsi="宋体" w:eastAsia="宋体" w:cs="宋体"/>
          <w:spacing w:val="-23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0.25</w:t>
      </w:r>
      <w:r>
        <w:rPr>
          <w:rFonts w:ascii="宋体" w:hAnsi="宋体" w:eastAsia="宋体" w:cs="宋体"/>
          <w:spacing w:val="1"/>
          <w:sz w:val="23"/>
          <w:szCs w:val="23"/>
        </w:rPr>
        <w:t>。</w:t>
      </w:r>
    </w:p>
    <w:p w14:paraId="3F4081C4">
      <w:pPr>
        <w:pStyle w:val="3"/>
        <w:spacing w:before="223" w:line="282" w:lineRule="auto"/>
        <w:ind w:left="482" w:right="114" w:hanging="255"/>
        <w:rPr>
          <w:rFonts w:ascii="宋体" w:hAnsi="宋体" w:eastAsia="宋体" w:cs="宋体"/>
          <w:sz w:val="23"/>
          <w:szCs w:val="23"/>
        </w:rPr>
      </w:pPr>
      <w:r>
        <w:rPr>
          <w:spacing w:val="13"/>
          <w:sz w:val="23"/>
          <w:szCs w:val="23"/>
        </w:rPr>
        <w:t>•</w:t>
      </w:r>
      <w:del w:id="125" w:author="刘华明" w:date="2026-10-15T16:46:51Z">
        <w:r>
          <w:rPr>
            <w:spacing w:val="13"/>
            <w:sz w:val="23"/>
            <w:szCs w:val="23"/>
          </w:rPr>
          <w:delText xml:space="preserve">  </w:delText>
        </w:r>
      </w:del>
      <w:r>
        <w:rPr>
          <w:b/>
          <w:bCs/>
          <w:sz w:val="23"/>
          <w:szCs w:val="23"/>
        </w:rPr>
        <w:t>ResNet</w:t>
      </w:r>
      <w:r>
        <w:rPr>
          <w:b/>
          <w:bCs/>
          <w:spacing w:val="13"/>
          <w:sz w:val="23"/>
          <w:szCs w:val="23"/>
        </w:rPr>
        <w:t>-50</w:t>
      </w:r>
      <w:r>
        <w:rPr>
          <w:b/>
          <w:bCs/>
          <w:spacing w:val="38"/>
          <w:w w:val="101"/>
          <w:sz w:val="23"/>
          <w:szCs w:val="23"/>
        </w:rPr>
        <w:t xml:space="preserve"> </w:t>
      </w:r>
      <w:r>
        <w:rPr>
          <w:rFonts w:ascii="黑体" w:hAnsi="黑体" w:eastAsia="黑体" w:cs="黑体"/>
          <w:spacing w:val="13"/>
          <w:sz w:val="23"/>
          <w:szCs w:val="23"/>
        </w:rPr>
        <w:t>适配器</w:t>
      </w:r>
      <w:r>
        <w:rPr>
          <w:rFonts w:ascii="宋体" w:hAnsi="宋体" w:eastAsia="宋体" w:cs="宋体"/>
          <w:spacing w:val="13"/>
          <w:sz w:val="23"/>
          <w:szCs w:val="23"/>
        </w:rPr>
        <w:t>：在每个</w:t>
      </w:r>
      <w:r>
        <w:rPr>
          <w:rFonts w:ascii="宋体" w:hAnsi="宋体" w:eastAsia="宋体" w:cs="宋体"/>
          <w:spacing w:val="-38"/>
          <w:sz w:val="23"/>
          <w:szCs w:val="23"/>
        </w:rPr>
        <w:t xml:space="preserve"> </w:t>
      </w:r>
      <w:r>
        <w:rPr>
          <w:sz w:val="23"/>
          <w:szCs w:val="23"/>
        </w:rPr>
        <w:t>stage</w:t>
      </w:r>
      <w:r>
        <w:rPr>
          <w:spacing w:val="40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3"/>
          <w:sz w:val="23"/>
          <w:szCs w:val="23"/>
        </w:rPr>
        <w:t>的每个</w:t>
      </w:r>
      <w:r>
        <w:rPr>
          <w:rFonts w:ascii="宋体" w:hAnsi="宋体" w:eastAsia="宋体" w:cs="宋体"/>
          <w:spacing w:val="-36"/>
          <w:sz w:val="23"/>
          <w:szCs w:val="23"/>
        </w:rPr>
        <w:t xml:space="preserve"> </w:t>
      </w:r>
      <w:r>
        <w:rPr>
          <w:sz w:val="23"/>
          <w:szCs w:val="23"/>
        </w:rPr>
        <w:t>Bottleneck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3"/>
          <w:sz w:val="23"/>
          <w:szCs w:val="23"/>
        </w:rPr>
        <w:t>残差块后插入卷积适配器，</w:t>
      </w:r>
      <w:r>
        <w:rPr>
          <w:rFonts w:ascii="宋体" w:hAnsi="宋体" w:eastAsia="宋体" w:cs="宋体"/>
          <w:spacing w:val="-4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3"/>
          <w:sz w:val="23"/>
          <w:szCs w:val="23"/>
        </w:rPr>
        <w:t>结</w:t>
      </w:r>
      <w:r>
        <w:rPr>
          <w:rFonts w:ascii="宋体" w:hAnsi="宋体" w:eastAsia="宋体" w:cs="宋体"/>
          <w:spacing w:val="5"/>
          <w:sz w:val="23"/>
          <w:szCs w:val="23"/>
        </w:rPr>
        <w:t>构为</w:t>
      </w:r>
      <w:r>
        <w:rPr>
          <w:rFonts w:ascii="宋体" w:hAnsi="宋体" w:eastAsia="宋体" w:cs="宋体"/>
          <w:spacing w:val="-17"/>
          <w:sz w:val="23"/>
          <w:szCs w:val="23"/>
        </w:rPr>
        <w:t xml:space="preserve"> </w:t>
      </w:r>
      <w:r>
        <w:rPr>
          <w:sz w:val="23"/>
          <w:szCs w:val="23"/>
        </w:rPr>
        <w:t>Conv</w:t>
      </w:r>
      <w:r>
        <w:rPr>
          <w:spacing w:val="5"/>
          <w:sz w:val="23"/>
          <w:szCs w:val="23"/>
        </w:rPr>
        <w:t>1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i/>
          <w:iCs/>
          <w:spacing w:val="5"/>
          <w:sz w:val="23"/>
          <w:szCs w:val="23"/>
        </w:rPr>
        <w:t>×</w:t>
      </w:r>
      <w:r>
        <w:rPr>
          <w:i/>
          <w:iCs/>
          <w:spacing w:val="22"/>
          <w:sz w:val="23"/>
          <w:szCs w:val="23"/>
        </w:rPr>
        <w:t xml:space="preserve"> </w:t>
      </w:r>
      <w:r>
        <w:rPr>
          <w:spacing w:val="5"/>
          <w:sz w:val="23"/>
          <w:szCs w:val="23"/>
        </w:rPr>
        <w:t>1</w:t>
      </w:r>
      <w:r>
        <w:rPr>
          <w:spacing w:val="-34"/>
          <w:sz w:val="23"/>
          <w:szCs w:val="23"/>
        </w:rPr>
        <w:t xml:space="preserve"> </w:t>
      </w:r>
      <w:r>
        <w:rPr>
          <w:spacing w:val="5"/>
          <w:sz w:val="23"/>
          <w:szCs w:val="23"/>
        </w:rPr>
        <w:t>(</w:t>
      </w:r>
      <w:r>
        <w:rPr>
          <w:i/>
          <w:iCs/>
          <w:spacing w:val="5"/>
          <w:sz w:val="23"/>
          <w:szCs w:val="23"/>
        </w:rPr>
        <w:t>c</w:t>
      </w:r>
      <w:r>
        <w:rPr>
          <w:spacing w:val="5"/>
          <w:sz w:val="23"/>
          <w:szCs w:val="23"/>
        </w:rPr>
        <w:t>,</w:t>
      </w:r>
      <w:r>
        <w:rPr>
          <w:spacing w:val="37"/>
          <w:w w:val="101"/>
          <w:sz w:val="23"/>
          <w:szCs w:val="23"/>
        </w:rPr>
        <w:t xml:space="preserve"> </w:t>
      </w:r>
      <w:r>
        <w:rPr>
          <w:i/>
          <w:iCs/>
          <w:spacing w:val="5"/>
          <w:sz w:val="23"/>
          <w:szCs w:val="23"/>
        </w:rPr>
        <w:t>c</w:t>
      </w:r>
      <w:r>
        <w:rPr>
          <w:spacing w:val="5"/>
          <w:sz w:val="23"/>
          <w:szCs w:val="23"/>
        </w:rPr>
        <w:t>/4)</w:t>
      </w:r>
      <w:r>
        <w:rPr>
          <w:spacing w:val="39"/>
          <w:w w:val="101"/>
          <w:sz w:val="23"/>
          <w:szCs w:val="23"/>
        </w:rPr>
        <w:t xml:space="preserve"> </w:t>
      </w:r>
      <w:r>
        <w:rPr>
          <w:i/>
          <w:iCs/>
          <w:spacing w:val="5"/>
          <w:sz w:val="23"/>
          <w:szCs w:val="23"/>
        </w:rPr>
        <w:t>→</w:t>
      </w:r>
      <w:r>
        <w:rPr>
          <w:i/>
          <w:iCs/>
          <w:spacing w:val="5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BN</w:t>
      </w:r>
      <w:r>
        <w:rPr>
          <w:spacing w:val="40"/>
          <w:sz w:val="23"/>
          <w:szCs w:val="23"/>
        </w:rPr>
        <w:t xml:space="preserve"> </w:t>
      </w:r>
      <w:r>
        <w:rPr>
          <w:i/>
          <w:iCs/>
          <w:spacing w:val="5"/>
          <w:sz w:val="23"/>
          <w:szCs w:val="23"/>
        </w:rPr>
        <w:t>→</w:t>
      </w:r>
      <w:r>
        <w:rPr>
          <w:i/>
          <w:iCs/>
          <w:spacing w:val="50"/>
          <w:sz w:val="23"/>
          <w:szCs w:val="23"/>
        </w:rPr>
        <w:t xml:space="preserve"> </w:t>
      </w:r>
      <w:r>
        <w:rPr>
          <w:sz w:val="23"/>
          <w:szCs w:val="23"/>
        </w:rPr>
        <w:t>ReLU</w:t>
      </w:r>
      <w:r>
        <w:rPr>
          <w:spacing w:val="40"/>
          <w:sz w:val="23"/>
          <w:szCs w:val="23"/>
        </w:rPr>
        <w:t xml:space="preserve"> </w:t>
      </w:r>
      <w:r>
        <w:rPr>
          <w:i/>
          <w:iCs/>
          <w:spacing w:val="5"/>
          <w:sz w:val="23"/>
          <w:szCs w:val="23"/>
        </w:rPr>
        <w:t>→</w:t>
      </w:r>
      <w:r>
        <w:rPr>
          <w:i/>
          <w:iCs/>
          <w:spacing w:val="53"/>
          <w:sz w:val="23"/>
          <w:szCs w:val="23"/>
        </w:rPr>
        <w:t xml:space="preserve"> </w:t>
      </w:r>
      <w:r>
        <w:rPr>
          <w:sz w:val="23"/>
          <w:szCs w:val="23"/>
        </w:rPr>
        <w:t>Conv</w:t>
      </w:r>
      <w:r>
        <w:rPr>
          <w:spacing w:val="5"/>
          <w:sz w:val="23"/>
          <w:szCs w:val="23"/>
        </w:rPr>
        <w:t>1</w:t>
      </w:r>
      <w:r>
        <w:rPr>
          <w:spacing w:val="35"/>
          <w:sz w:val="23"/>
          <w:szCs w:val="23"/>
        </w:rPr>
        <w:t xml:space="preserve"> </w:t>
      </w:r>
      <w:r>
        <w:rPr>
          <w:i/>
          <w:iCs/>
          <w:spacing w:val="5"/>
          <w:sz w:val="23"/>
          <w:szCs w:val="23"/>
        </w:rPr>
        <w:t>×</w:t>
      </w:r>
      <w:r>
        <w:rPr>
          <w:i/>
          <w:iCs/>
          <w:spacing w:val="22"/>
          <w:sz w:val="23"/>
          <w:szCs w:val="23"/>
        </w:rPr>
        <w:t xml:space="preserve"> </w:t>
      </w:r>
      <w:r>
        <w:rPr>
          <w:spacing w:val="5"/>
          <w:sz w:val="23"/>
          <w:szCs w:val="23"/>
        </w:rPr>
        <w:t>1</w:t>
      </w:r>
      <w:r>
        <w:rPr>
          <w:spacing w:val="-34"/>
          <w:sz w:val="23"/>
          <w:szCs w:val="23"/>
        </w:rPr>
        <w:t xml:space="preserve"> </w:t>
      </w:r>
      <w:r>
        <w:rPr>
          <w:spacing w:val="5"/>
          <w:sz w:val="23"/>
          <w:szCs w:val="23"/>
        </w:rPr>
        <w:t>(</w:t>
      </w:r>
      <w:r>
        <w:rPr>
          <w:i/>
          <w:iCs/>
          <w:spacing w:val="5"/>
          <w:sz w:val="23"/>
          <w:szCs w:val="23"/>
        </w:rPr>
        <w:t>c</w:t>
      </w:r>
      <w:r>
        <w:rPr>
          <w:spacing w:val="5"/>
          <w:sz w:val="23"/>
          <w:szCs w:val="23"/>
        </w:rPr>
        <w:t>/4,</w:t>
      </w:r>
      <w:r>
        <w:rPr>
          <w:spacing w:val="37"/>
          <w:w w:val="101"/>
          <w:sz w:val="23"/>
          <w:szCs w:val="23"/>
        </w:rPr>
        <w:t xml:space="preserve"> </w:t>
      </w:r>
      <w:r>
        <w:rPr>
          <w:i/>
          <w:iCs/>
          <w:spacing w:val="5"/>
          <w:sz w:val="23"/>
          <w:szCs w:val="23"/>
        </w:rPr>
        <w:t>c</w:t>
      </w:r>
      <w:r>
        <w:rPr>
          <w:spacing w:val="5"/>
          <w:sz w:val="23"/>
          <w:szCs w:val="23"/>
        </w:rPr>
        <w:t>)</w:t>
      </w:r>
      <w:r>
        <w:rPr>
          <w:spacing w:val="40"/>
          <w:sz w:val="23"/>
          <w:szCs w:val="23"/>
        </w:rPr>
        <w:t xml:space="preserve"> </w:t>
      </w:r>
      <w:r>
        <w:rPr>
          <w:i/>
          <w:iCs/>
          <w:spacing w:val="5"/>
          <w:sz w:val="23"/>
          <w:szCs w:val="23"/>
        </w:rPr>
        <w:t>→</w:t>
      </w:r>
      <w:r>
        <w:rPr>
          <w:i/>
          <w:iCs/>
          <w:spacing w:val="5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BN</w:t>
      </w:r>
      <w:r>
        <w:rPr>
          <w:rFonts w:ascii="宋体" w:hAnsi="宋体" w:eastAsia="宋体" w:cs="宋体"/>
          <w:spacing w:val="5"/>
          <w:sz w:val="23"/>
          <w:szCs w:val="23"/>
        </w:rPr>
        <w:t>，输出通过残</w:t>
      </w:r>
      <w:r>
        <w:rPr>
          <w:rFonts w:ascii="宋体" w:hAnsi="宋体" w:eastAsia="宋体" w:cs="宋体"/>
          <w:spacing w:val="7"/>
          <w:sz w:val="23"/>
          <w:szCs w:val="23"/>
        </w:rPr>
        <w:t>差连接加到</w:t>
      </w:r>
      <w:r>
        <w:rPr>
          <w:rFonts w:ascii="宋体" w:hAnsi="宋体" w:eastAsia="宋体" w:cs="宋体"/>
          <w:spacing w:val="-29"/>
          <w:sz w:val="23"/>
          <w:szCs w:val="23"/>
        </w:rPr>
        <w:t xml:space="preserve"> </w:t>
      </w:r>
      <w:r>
        <w:rPr>
          <w:sz w:val="23"/>
          <w:szCs w:val="23"/>
        </w:rPr>
        <w:t>block</w:t>
      </w:r>
      <w:r>
        <w:rPr>
          <w:spacing w:val="28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</w:rPr>
        <w:t>输出上。瓶颈比率设为</w:t>
      </w:r>
      <w:r>
        <w:rPr>
          <w:rFonts w:ascii="宋体" w:hAnsi="宋体" w:eastAsia="宋体" w:cs="宋体"/>
          <w:spacing w:val="-27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0.25</w:t>
      </w:r>
      <w:r>
        <w:rPr>
          <w:rFonts w:ascii="宋体" w:hAnsi="宋体" w:eastAsia="宋体" w:cs="宋体"/>
          <w:spacing w:val="7"/>
          <w:sz w:val="23"/>
          <w:szCs w:val="23"/>
        </w:rPr>
        <w:t>。</w:t>
      </w:r>
    </w:p>
    <w:p w14:paraId="18BA4E36">
      <w:pPr>
        <w:spacing w:before="279" w:line="289" w:lineRule="auto"/>
        <w:ind w:left="20" w:right="115" w:firstLine="45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5"/>
          <w:sz w:val="23"/>
          <w:szCs w:val="23"/>
        </w:rPr>
        <w:t>适配器的瓶颈结构具有天然的正则化效果：低维瓶颈限制了可学习参数的表达空</w:t>
      </w:r>
      <w:r>
        <w:rPr>
          <w:rFonts w:ascii="宋体" w:hAnsi="宋体" w:eastAsia="宋体" w:cs="宋体"/>
          <w:spacing w:val="7"/>
          <w:sz w:val="23"/>
          <w:szCs w:val="23"/>
        </w:rPr>
        <w:t>间，同时残差连接确保了适配器在初始化时不改变主干</w:t>
      </w:r>
      <w:r>
        <w:rPr>
          <w:rFonts w:ascii="宋体" w:hAnsi="宋体" w:eastAsia="宋体" w:cs="宋体"/>
          <w:spacing w:val="6"/>
          <w:sz w:val="23"/>
          <w:szCs w:val="23"/>
        </w:rPr>
        <w:t>网络的输出。</w:t>
      </w:r>
    </w:p>
    <w:p w14:paraId="1055CA22">
      <w:pPr>
        <w:spacing w:line="340" w:lineRule="auto"/>
        <w:rPr>
          <w:rFonts w:ascii="Arial"/>
          <w:sz w:val="21"/>
        </w:rPr>
      </w:pPr>
    </w:p>
    <w:p w14:paraId="135DC1A5">
      <w:pPr>
        <w:pStyle w:val="3"/>
        <w:spacing w:before="111" w:line="224" w:lineRule="auto"/>
        <w:ind w:left="3581"/>
        <w:outlineLvl w:val="0"/>
        <w:rPr>
          <w:rFonts w:ascii="黑体" w:hAnsi="黑体" w:eastAsia="黑体" w:cs="黑体"/>
          <w:sz w:val="34"/>
          <w:szCs w:val="34"/>
        </w:rPr>
      </w:pPr>
      <w:r>
        <w:rPr>
          <w:b/>
          <w:bCs/>
          <w:spacing w:val="1"/>
          <w:sz w:val="34"/>
          <w:szCs w:val="34"/>
        </w:rPr>
        <w:t>4</w:t>
      </w:r>
      <w:r>
        <w:rPr>
          <w:b/>
          <w:bCs/>
          <w:spacing w:val="7"/>
          <w:sz w:val="34"/>
          <w:szCs w:val="34"/>
        </w:rPr>
        <w:t xml:space="preserve"> </w:t>
      </w:r>
      <w:del w:id="126" w:author="刘华明" w:date="2026-10-15T16:47:12Z">
        <w:r>
          <w:rPr>
            <w:b/>
            <w:bCs/>
            <w:spacing w:val="7"/>
            <w:sz w:val="34"/>
            <w:szCs w:val="34"/>
          </w:rPr>
          <w:delText xml:space="preserve"> </w:delText>
        </w:r>
      </w:del>
      <w:del w:id="127" w:author="刘华明" w:date="2026-10-15T16:47:11Z">
        <w:r>
          <w:rPr>
            <w:b/>
            <w:bCs/>
            <w:spacing w:val="7"/>
            <w:sz w:val="34"/>
            <w:szCs w:val="34"/>
          </w:rPr>
          <w:delText xml:space="preserve">  </w:delText>
        </w:r>
      </w:del>
      <w:r>
        <w:rPr>
          <w:rFonts w:ascii="黑体" w:hAnsi="黑体" w:eastAsia="黑体" w:cs="黑体"/>
          <w:spacing w:val="1"/>
          <w:sz w:val="34"/>
          <w:szCs w:val="34"/>
        </w:rPr>
        <w:t>实验设计</w:t>
      </w:r>
    </w:p>
    <w:p w14:paraId="453E4E19">
      <w:pPr>
        <w:spacing w:line="275" w:lineRule="auto"/>
        <w:rPr>
          <w:rFonts w:ascii="Arial"/>
          <w:sz w:val="21"/>
        </w:rPr>
      </w:pPr>
    </w:p>
    <w:p w14:paraId="7DCE8A2F">
      <w:pPr>
        <w:pStyle w:val="3"/>
        <w:spacing w:before="92" w:line="227" w:lineRule="auto"/>
        <w:ind w:left="1"/>
        <w:outlineLvl w:val="1"/>
        <w:rPr>
          <w:rFonts w:ascii="黑体" w:hAnsi="黑体" w:eastAsia="黑体" w:cs="黑体"/>
          <w:sz w:val="28"/>
          <w:szCs w:val="28"/>
        </w:rPr>
      </w:pPr>
      <w:r>
        <w:rPr>
          <w:b/>
          <w:bCs/>
          <w:spacing w:val="8"/>
          <w:sz w:val="28"/>
          <w:szCs w:val="28"/>
        </w:rPr>
        <w:t xml:space="preserve">4.1 </w:t>
      </w:r>
      <w:del w:id="128" w:author="刘华明" w:date="2026-10-15T16:47:18Z">
        <w:r>
          <w:rPr>
            <w:b/>
            <w:bCs/>
            <w:spacing w:val="8"/>
            <w:sz w:val="28"/>
            <w:szCs w:val="28"/>
          </w:rPr>
          <w:delText xml:space="preserve">   </w:delText>
        </w:r>
      </w:del>
      <w:r>
        <w:rPr>
          <w:rFonts w:ascii="黑体" w:hAnsi="黑体" w:eastAsia="黑体" w:cs="黑体"/>
          <w:spacing w:val="8"/>
          <w:sz w:val="28"/>
          <w:szCs w:val="28"/>
        </w:rPr>
        <w:t>数据集</w:t>
      </w:r>
    </w:p>
    <w:p w14:paraId="438744B0">
      <w:pPr>
        <w:spacing w:before="210" w:line="226" w:lineRule="auto"/>
        <w:ind w:left="481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6"/>
          <w:sz w:val="23"/>
          <w:szCs w:val="23"/>
        </w:rPr>
        <w:t>本文选取两个广泛使用的图像分类基准数据集进行评测：</w:t>
      </w:r>
    </w:p>
    <w:p w14:paraId="1E7B0AAD">
      <w:pPr>
        <w:spacing w:line="258" w:lineRule="auto"/>
        <w:rPr>
          <w:rFonts w:ascii="Arial"/>
          <w:sz w:val="21"/>
        </w:rPr>
      </w:pPr>
    </w:p>
    <w:p w14:paraId="4799B925">
      <w:pPr>
        <w:pStyle w:val="3"/>
        <w:spacing w:before="75" w:line="287" w:lineRule="auto"/>
        <w:ind w:left="479" w:hanging="252"/>
        <w:rPr>
          <w:rFonts w:ascii="宋体" w:hAnsi="宋体" w:eastAsia="宋体" w:cs="宋体"/>
          <w:sz w:val="23"/>
          <w:szCs w:val="23"/>
        </w:rPr>
      </w:pPr>
      <w:r>
        <w:rPr>
          <w:spacing w:val="29"/>
          <w:sz w:val="23"/>
          <w:szCs w:val="23"/>
        </w:rPr>
        <w:t>•</w:t>
      </w:r>
      <w:del w:id="129" w:author="刘华明" w:date="2026-10-15T16:47:20Z">
        <w:r>
          <w:rPr>
            <w:spacing w:val="29"/>
            <w:sz w:val="23"/>
            <w:szCs w:val="23"/>
          </w:rPr>
          <w:delText xml:space="preserve"> </w:delText>
        </w:r>
      </w:del>
      <w:del w:id="130" w:author="刘华明" w:date="2026-10-15T16:47:19Z">
        <w:r>
          <w:rPr>
            <w:spacing w:val="29"/>
            <w:sz w:val="23"/>
            <w:szCs w:val="23"/>
          </w:rPr>
          <w:delText xml:space="preserve"> </w:delText>
        </w:r>
      </w:del>
      <w:r>
        <w:rPr>
          <w:b/>
          <w:bCs/>
          <w:sz w:val="23"/>
          <w:szCs w:val="23"/>
        </w:rPr>
        <w:t>SVHN</w:t>
      </w:r>
      <w:r>
        <w:rPr>
          <w:rFonts w:ascii="黑体" w:hAnsi="黑体" w:eastAsia="黑体" w:cs="黑体"/>
          <w:spacing w:val="29"/>
          <w:sz w:val="23"/>
          <w:szCs w:val="23"/>
        </w:rPr>
        <w:t>（</w:t>
      </w:r>
      <w:r>
        <w:rPr>
          <w:b/>
          <w:bCs/>
          <w:sz w:val="23"/>
          <w:szCs w:val="23"/>
        </w:rPr>
        <w:t>Street</w:t>
      </w:r>
      <w:r>
        <w:rPr>
          <w:b/>
          <w:bCs/>
          <w:spacing w:val="47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View</w:t>
      </w:r>
      <w:r>
        <w:rPr>
          <w:b/>
          <w:bCs/>
          <w:spacing w:val="37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House</w:t>
      </w:r>
      <w:r>
        <w:rPr>
          <w:b/>
          <w:bCs/>
          <w:spacing w:val="37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Numbers</w:t>
      </w:r>
      <w:r>
        <w:rPr>
          <w:rFonts w:ascii="黑体" w:hAnsi="黑体" w:eastAsia="黑体" w:cs="黑体"/>
          <w:spacing w:val="29"/>
          <w:sz w:val="23"/>
          <w:szCs w:val="23"/>
        </w:rPr>
        <w:t>）</w:t>
      </w:r>
      <w:r>
        <w:rPr>
          <w:spacing w:val="29"/>
          <w:sz w:val="23"/>
          <w:szCs w:val="23"/>
          <w:vertAlign w:val="superscript"/>
        </w:rPr>
        <w:t>[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HYPERLINK \l "bookmark17" </w:instrText>
      </w:r>
      <w:r>
        <w:rPr>
          <w:vertAlign w:val="superscript"/>
        </w:rPr>
        <w:fldChar w:fldCharType="separate"/>
      </w:r>
      <w:r>
        <w:rPr>
          <w:spacing w:val="29"/>
          <w:sz w:val="23"/>
          <w:szCs w:val="23"/>
          <w:vertAlign w:val="superscript"/>
        </w:rPr>
        <w:t>16</w:t>
      </w:r>
      <w:r>
        <w:rPr>
          <w:spacing w:val="29"/>
          <w:sz w:val="23"/>
          <w:szCs w:val="23"/>
          <w:vertAlign w:val="superscript"/>
        </w:rPr>
        <w:fldChar w:fldCharType="end"/>
      </w:r>
      <w:r>
        <w:rPr>
          <w:spacing w:val="29"/>
          <w:sz w:val="23"/>
          <w:szCs w:val="23"/>
          <w:vertAlign w:val="superscript"/>
        </w:rPr>
        <w:t>]</w:t>
      </w:r>
      <w:r>
        <w:rPr>
          <w:spacing w:val="-28"/>
          <w:sz w:val="23"/>
          <w:szCs w:val="23"/>
          <w:vertAlign w:val="superscript"/>
        </w:rPr>
        <w:t xml:space="preserve"> </w:t>
      </w:r>
      <w:r>
        <w:rPr>
          <w:rFonts w:ascii="宋体" w:hAnsi="宋体" w:eastAsia="宋体" w:cs="宋体"/>
          <w:spacing w:val="29"/>
          <w:sz w:val="23"/>
          <w:szCs w:val="23"/>
        </w:rPr>
        <w:t>：</w:t>
      </w:r>
      <w:r>
        <w:rPr>
          <w:sz w:val="23"/>
          <w:szCs w:val="23"/>
        </w:rPr>
        <w:t>SVHN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9"/>
          <w:sz w:val="23"/>
          <w:szCs w:val="23"/>
        </w:rPr>
        <w:t>是一个真实的图像数据集，</w:t>
      </w:r>
      <w:r>
        <w:rPr>
          <w:rFonts w:ascii="宋体" w:hAnsi="宋体" w:eastAsia="宋体" w:cs="宋体"/>
          <w:spacing w:val="7"/>
          <w:sz w:val="23"/>
          <w:szCs w:val="23"/>
        </w:rPr>
        <w:t>由</w:t>
      </w:r>
      <w:r>
        <w:rPr>
          <w:rFonts w:ascii="宋体" w:hAnsi="宋体" w:eastAsia="宋体" w:cs="宋体"/>
          <w:spacing w:val="-24"/>
          <w:sz w:val="23"/>
          <w:szCs w:val="23"/>
        </w:rPr>
        <w:t xml:space="preserve"> </w:t>
      </w:r>
      <w:r>
        <w:rPr>
          <w:sz w:val="23"/>
          <w:szCs w:val="23"/>
        </w:rPr>
        <w:t>Google</w:t>
      </w:r>
      <w:r>
        <w:rPr>
          <w:spacing w:val="28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</w:rPr>
        <w:t>街景图像中截取的门牌号数字组成。该数据集包含</w:t>
      </w:r>
      <w:r>
        <w:rPr>
          <w:rFonts w:ascii="宋体" w:hAnsi="宋体" w:eastAsia="宋体" w:cs="宋体"/>
          <w:spacing w:val="-26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73,257</w:t>
      </w:r>
      <w:r>
        <w:rPr>
          <w:spacing w:val="3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</w:rPr>
        <w:t>张训练图像和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26,032</w:t>
      </w:r>
      <w:r>
        <w:rPr>
          <w:spacing w:val="36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3"/>
          <w:sz w:val="23"/>
          <w:szCs w:val="23"/>
        </w:rPr>
        <w:t>张测试图像，图像为彩色</w:t>
      </w:r>
      <w:r>
        <w:rPr>
          <w:rFonts w:ascii="宋体" w:hAnsi="宋体" w:eastAsia="宋体" w:cs="宋体"/>
          <w:spacing w:val="-40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RGB</w:t>
      </w:r>
      <w:r>
        <w:rPr>
          <w:spacing w:val="17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3"/>
          <w:sz w:val="23"/>
          <w:szCs w:val="23"/>
        </w:rPr>
        <w:t>格式，分为</w:t>
      </w:r>
      <w:r>
        <w:rPr>
          <w:rFonts w:ascii="宋体" w:hAnsi="宋体" w:eastAsia="宋体" w:cs="宋体"/>
          <w:spacing w:val="-28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10</w:t>
      </w:r>
      <w:r>
        <w:rPr>
          <w:spacing w:val="17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3"/>
          <w:sz w:val="23"/>
          <w:szCs w:val="23"/>
        </w:rPr>
        <w:t>个类别（数字</w:t>
      </w:r>
      <w:r>
        <w:rPr>
          <w:rFonts w:ascii="宋体" w:hAnsi="宋体" w:eastAsia="宋体" w:cs="宋体"/>
          <w:spacing w:val="-29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0–9</w:t>
      </w:r>
      <w:r>
        <w:rPr>
          <w:rFonts w:ascii="宋体" w:hAnsi="宋体" w:eastAsia="宋体" w:cs="宋体"/>
          <w:spacing w:val="-3"/>
          <w:sz w:val="23"/>
          <w:szCs w:val="23"/>
        </w:rPr>
        <w:t>）。与</w:t>
      </w:r>
      <w:r>
        <w:rPr>
          <w:rFonts w:ascii="宋体" w:hAnsi="宋体" w:eastAsia="宋体" w:cs="宋体"/>
          <w:spacing w:val="-39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MNIST</w:t>
      </w:r>
      <w:r>
        <w:rPr>
          <w:rFonts w:ascii="宋体" w:hAnsi="宋体" w:eastAsia="宋体" w:cs="宋体"/>
          <w:sz w:val="23"/>
          <w:szCs w:val="23"/>
        </w:rPr>
        <w:t>手写数字数据集相比，</w:t>
      </w:r>
      <w:r>
        <w:rPr>
          <w:rFonts w:ascii="宋体" w:hAnsi="宋体" w:eastAsia="宋体" w:cs="宋体"/>
          <w:spacing w:val="-24"/>
          <w:sz w:val="23"/>
          <w:szCs w:val="23"/>
        </w:rPr>
        <w:t xml:space="preserve"> </w:t>
      </w:r>
      <w:r>
        <w:rPr>
          <w:sz w:val="23"/>
          <w:szCs w:val="23"/>
        </w:rPr>
        <w:t>SVHN</w:t>
      </w:r>
      <w:r>
        <w:rPr>
          <w:spacing w:val="47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</w:rPr>
        <w:t>的图像具有更复杂的背景和自然分布偏移，</w:t>
      </w:r>
      <w:r>
        <w:rPr>
          <w:rFonts w:ascii="宋体" w:hAnsi="宋体" w:eastAsia="宋体" w:cs="宋体"/>
          <w:spacing w:val="55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</w:rPr>
        <w:t>更接近真</w:t>
      </w:r>
      <w:r>
        <w:rPr>
          <w:rFonts w:ascii="宋体" w:hAnsi="宋体" w:eastAsia="宋体" w:cs="宋体"/>
          <w:spacing w:val="10"/>
          <w:sz w:val="23"/>
          <w:szCs w:val="23"/>
        </w:rPr>
        <w:t>实场景中的识别任务。</w:t>
      </w:r>
      <w:r>
        <w:rPr>
          <w:sz w:val="23"/>
          <w:szCs w:val="23"/>
        </w:rPr>
        <w:t>SVHN</w:t>
      </w:r>
      <w:r>
        <w:rPr>
          <w:spacing w:val="47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0"/>
          <w:sz w:val="23"/>
          <w:szCs w:val="23"/>
        </w:rPr>
        <w:t>是真实场景下的简单</w:t>
      </w:r>
      <w:r>
        <w:rPr>
          <w:rFonts w:ascii="宋体" w:hAnsi="宋体" w:eastAsia="宋体" w:cs="宋体"/>
          <w:spacing w:val="9"/>
          <w:sz w:val="23"/>
          <w:szCs w:val="23"/>
        </w:rPr>
        <w:t>分类任务，</w:t>
      </w:r>
      <w:r>
        <w:rPr>
          <w:rFonts w:ascii="宋体" w:hAnsi="宋体" w:eastAsia="宋体" w:cs="宋体"/>
          <w:spacing w:val="-5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9"/>
          <w:sz w:val="23"/>
          <w:szCs w:val="23"/>
        </w:rPr>
        <w:t>图像质量参差不齐，</w:t>
      </w:r>
      <w:r>
        <w:rPr>
          <w:rFonts w:ascii="宋体" w:hAnsi="宋体" w:eastAsia="宋体" w:cs="宋体"/>
          <w:spacing w:val="3"/>
          <w:sz w:val="23"/>
          <w:szCs w:val="23"/>
        </w:rPr>
        <w:t>具有自然分布偏移。</w:t>
      </w:r>
    </w:p>
    <w:p w14:paraId="192E4B27">
      <w:pPr>
        <w:pStyle w:val="3"/>
        <w:spacing w:before="209" w:line="286" w:lineRule="auto"/>
        <w:ind w:left="479" w:hanging="252"/>
        <w:rPr>
          <w:rFonts w:ascii="宋体" w:hAnsi="宋体" w:eastAsia="宋体" w:cs="宋体"/>
          <w:sz w:val="23"/>
          <w:szCs w:val="23"/>
        </w:rPr>
      </w:pPr>
      <w:r>
        <w:rPr>
          <w:spacing w:val="8"/>
          <w:sz w:val="23"/>
          <w:szCs w:val="23"/>
        </w:rPr>
        <w:t>•</w:t>
      </w:r>
      <w:del w:id="131" w:author="刘华明" w:date="2026-10-15T16:47:21Z">
        <w:r>
          <w:rPr>
            <w:spacing w:val="8"/>
            <w:sz w:val="23"/>
            <w:szCs w:val="23"/>
          </w:rPr>
          <w:delText xml:space="preserve">  </w:delText>
        </w:r>
      </w:del>
      <w:r>
        <w:rPr>
          <w:b/>
          <w:bCs/>
          <w:sz w:val="23"/>
          <w:szCs w:val="23"/>
        </w:rPr>
        <w:t>CIFAR</w:t>
      </w:r>
      <w:r>
        <w:rPr>
          <w:b/>
          <w:bCs/>
          <w:spacing w:val="8"/>
          <w:sz w:val="23"/>
          <w:szCs w:val="23"/>
        </w:rPr>
        <w:t>-100</w:t>
      </w:r>
      <w:r>
        <w:rPr>
          <w:b/>
          <w:bCs/>
          <w:spacing w:val="-30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8"/>
          <w:sz w:val="23"/>
          <w:szCs w:val="23"/>
        </w:rPr>
        <w:t>：</w:t>
      </w:r>
      <w:r>
        <w:rPr>
          <w:sz w:val="23"/>
          <w:szCs w:val="23"/>
        </w:rPr>
        <w:t>CIFAR</w:t>
      </w:r>
      <w:r>
        <w:rPr>
          <w:spacing w:val="8"/>
          <w:sz w:val="23"/>
          <w:szCs w:val="23"/>
        </w:rPr>
        <w:t>-100</w:t>
      </w:r>
      <w:r>
        <w:rPr>
          <w:spacing w:val="4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8"/>
          <w:sz w:val="23"/>
          <w:szCs w:val="23"/>
        </w:rPr>
        <w:t xml:space="preserve">数据集由 </w:t>
      </w:r>
      <w:r>
        <w:rPr>
          <w:sz w:val="23"/>
          <w:szCs w:val="23"/>
        </w:rPr>
        <w:t>Krizhevsky</w:t>
      </w:r>
      <w:r>
        <w:rPr>
          <w:spacing w:val="43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8"/>
          <w:sz w:val="23"/>
          <w:szCs w:val="23"/>
        </w:rPr>
        <w:t>等人</w:t>
      </w:r>
      <w:r>
        <w:rPr>
          <w:spacing w:val="8"/>
          <w:sz w:val="23"/>
          <w:szCs w:val="23"/>
          <w:vertAlign w:val="superscript"/>
        </w:rPr>
        <w:t>[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HYPERLINK \l "bookmark18" </w:instrText>
      </w:r>
      <w:r>
        <w:rPr>
          <w:vertAlign w:val="superscript"/>
        </w:rPr>
        <w:fldChar w:fldCharType="separate"/>
      </w:r>
      <w:r>
        <w:rPr>
          <w:spacing w:val="8"/>
          <w:sz w:val="23"/>
          <w:szCs w:val="23"/>
          <w:vertAlign w:val="superscript"/>
        </w:rPr>
        <w:t>17</w:t>
      </w:r>
      <w:r>
        <w:rPr>
          <w:spacing w:val="8"/>
          <w:sz w:val="23"/>
          <w:szCs w:val="23"/>
          <w:vertAlign w:val="superscript"/>
        </w:rPr>
        <w:fldChar w:fldCharType="end"/>
      </w:r>
      <w:r>
        <w:rPr>
          <w:spacing w:val="8"/>
          <w:sz w:val="23"/>
          <w:szCs w:val="23"/>
          <w:vertAlign w:val="superscript"/>
        </w:rPr>
        <w:t>]</w:t>
      </w:r>
      <w:r>
        <w:rPr>
          <w:spacing w:val="46"/>
          <w:sz w:val="23"/>
          <w:szCs w:val="23"/>
          <w:vertAlign w:val="superscript"/>
        </w:rPr>
        <w:t xml:space="preserve"> </w:t>
      </w:r>
      <w:r>
        <w:rPr>
          <w:rFonts w:ascii="宋体" w:hAnsi="宋体" w:eastAsia="宋体" w:cs="宋体"/>
          <w:spacing w:val="8"/>
          <w:sz w:val="23"/>
          <w:szCs w:val="23"/>
        </w:rPr>
        <w:t xml:space="preserve">于 </w:t>
      </w:r>
      <w:r>
        <w:rPr>
          <w:spacing w:val="8"/>
          <w:sz w:val="23"/>
          <w:szCs w:val="23"/>
        </w:rPr>
        <w:t>2</w:t>
      </w:r>
      <w:r>
        <w:rPr>
          <w:spacing w:val="7"/>
          <w:sz w:val="23"/>
          <w:szCs w:val="23"/>
        </w:rPr>
        <w:t>009</w:t>
      </w:r>
      <w:r>
        <w:rPr>
          <w:spacing w:val="42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</w:rPr>
        <w:t>年发布，包</w:t>
      </w:r>
      <w:r>
        <w:rPr>
          <w:rFonts w:ascii="宋体" w:hAnsi="宋体" w:eastAsia="宋体" w:cs="宋体"/>
          <w:spacing w:val="2"/>
          <w:sz w:val="23"/>
          <w:szCs w:val="23"/>
        </w:rPr>
        <w:t>含</w:t>
      </w:r>
      <w:r>
        <w:rPr>
          <w:rFonts w:ascii="宋体" w:hAnsi="宋体" w:eastAsia="宋体" w:cs="宋体"/>
          <w:spacing w:val="-2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60,000</w:t>
      </w:r>
      <w:r>
        <w:rPr>
          <w:spacing w:val="42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"/>
          <w:sz w:val="23"/>
          <w:szCs w:val="23"/>
        </w:rPr>
        <w:t>张</w:t>
      </w:r>
      <w:r>
        <w:rPr>
          <w:rFonts w:ascii="宋体" w:hAnsi="宋体" w:eastAsia="宋体" w:cs="宋体"/>
          <w:spacing w:val="-2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32</w:t>
      </w:r>
      <w:r>
        <w:rPr>
          <w:spacing w:val="36"/>
          <w:sz w:val="23"/>
          <w:szCs w:val="23"/>
        </w:rPr>
        <w:t xml:space="preserve"> </w:t>
      </w:r>
      <w:r>
        <w:rPr>
          <w:i/>
          <w:iCs/>
          <w:spacing w:val="2"/>
          <w:sz w:val="23"/>
          <w:szCs w:val="23"/>
        </w:rPr>
        <w:t xml:space="preserve">× </w:t>
      </w:r>
      <w:r>
        <w:rPr>
          <w:spacing w:val="2"/>
          <w:sz w:val="23"/>
          <w:szCs w:val="23"/>
        </w:rPr>
        <w:t>32</w:t>
      </w:r>
      <w:r>
        <w:rPr>
          <w:spacing w:val="37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"/>
          <w:sz w:val="23"/>
          <w:szCs w:val="23"/>
        </w:rPr>
        <w:t xml:space="preserve">彩色图像，分为 </w:t>
      </w:r>
      <w:r>
        <w:rPr>
          <w:spacing w:val="2"/>
          <w:sz w:val="23"/>
          <w:szCs w:val="23"/>
        </w:rPr>
        <w:t>100</w:t>
      </w:r>
      <w:r>
        <w:rPr>
          <w:spacing w:val="36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"/>
          <w:sz w:val="23"/>
          <w:szCs w:val="23"/>
        </w:rPr>
        <w:t>个类别，每类</w:t>
      </w:r>
      <w:r>
        <w:rPr>
          <w:rFonts w:ascii="宋体" w:hAnsi="宋体" w:eastAsia="宋体" w:cs="宋体"/>
          <w:spacing w:val="-2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600</w:t>
      </w:r>
      <w:r>
        <w:rPr>
          <w:spacing w:val="42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"/>
          <w:sz w:val="23"/>
          <w:szCs w:val="23"/>
        </w:rPr>
        <w:t>张图像（</w:t>
      </w:r>
      <w:r>
        <w:rPr>
          <w:spacing w:val="2"/>
          <w:sz w:val="23"/>
          <w:szCs w:val="23"/>
        </w:rPr>
        <w:t>500</w:t>
      </w:r>
      <w:r>
        <w:rPr>
          <w:spacing w:val="4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"/>
          <w:sz w:val="23"/>
          <w:szCs w:val="23"/>
        </w:rPr>
        <w:t>张训</w:t>
      </w:r>
      <w:r>
        <w:rPr>
          <w:rFonts w:ascii="宋体" w:hAnsi="宋体" w:eastAsia="宋体" w:cs="宋体"/>
          <w:spacing w:val="1"/>
          <w:sz w:val="23"/>
          <w:szCs w:val="23"/>
        </w:rPr>
        <w:t>练，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spacing w:val="5"/>
          <w:sz w:val="23"/>
          <w:szCs w:val="23"/>
        </w:rPr>
        <w:t>100</w:t>
      </w:r>
      <w:r>
        <w:rPr>
          <w:spacing w:val="64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5"/>
          <w:sz w:val="23"/>
          <w:szCs w:val="23"/>
        </w:rPr>
        <w:t xml:space="preserve">张测试）。这 </w:t>
      </w:r>
      <w:r>
        <w:rPr>
          <w:spacing w:val="5"/>
          <w:sz w:val="23"/>
          <w:szCs w:val="23"/>
        </w:rPr>
        <w:t>100</w:t>
      </w:r>
      <w:r>
        <w:rPr>
          <w:spacing w:val="4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5"/>
          <w:sz w:val="23"/>
          <w:szCs w:val="23"/>
        </w:rPr>
        <w:t xml:space="preserve">个类别又分为 </w:t>
      </w:r>
      <w:r>
        <w:rPr>
          <w:spacing w:val="5"/>
          <w:sz w:val="23"/>
          <w:szCs w:val="23"/>
        </w:rPr>
        <w:t>20</w:t>
      </w:r>
      <w:r>
        <w:rPr>
          <w:spacing w:val="4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5"/>
          <w:sz w:val="23"/>
          <w:szCs w:val="23"/>
        </w:rPr>
        <w:t xml:space="preserve">个超类，每个超类包含 </w:t>
      </w:r>
      <w:r>
        <w:rPr>
          <w:spacing w:val="5"/>
          <w:sz w:val="23"/>
          <w:szCs w:val="23"/>
        </w:rPr>
        <w:t>5</w:t>
      </w:r>
      <w:r>
        <w:rPr>
          <w:spacing w:val="49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5"/>
          <w:sz w:val="23"/>
          <w:szCs w:val="23"/>
        </w:rPr>
        <w:t>个细粒度子类。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sz w:val="23"/>
          <w:szCs w:val="23"/>
        </w:rPr>
        <w:t>CIFAR</w:t>
      </w:r>
      <w:r>
        <w:rPr>
          <w:spacing w:val="2"/>
          <w:sz w:val="23"/>
          <w:szCs w:val="23"/>
        </w:rPr>
        <w:t>-100</w:t>
      </w:r>
      <w:r>
        <w:rPr>
          <w:spacing w:val="58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"/>
          <w:sz w:val="23"/>
          <w:szCs w:val="23"/>
        </w:rPr>
        <w:t>的类别数多、每类样本相对较少、图像分辨率低，</w:t>
      </w:r>
      <w:del w:id="132" w:author="刘华明" w:date="2026-10-15T16:47:51Z">
        <w:r>
          <w:rPr>
            <w:rFonts w:ascii="宋体" w:hAnsi="宋体" w:eastAsia="宋体" w:cs="宋体"/>
            <w:spacing w:val="53"/>
            <w:sz w:val="23"/>
            <w:szCs w:val="23"/>
          </w:rPr>
          <w:delText xml:space="preserve"> </w:delText>
        </w:r>
      </w:del>
      <w:r>
        <w:rPr>
          <w:rFonts w:ascii="宋体" w:hAnsi="宋体" w:eastAsia="宋体" w:cs="宋体"/>
          <w:spacing w:val="2"/>
          <w:sz w:val="23"/>
          <w:szCs w:val="23"/>
        </w:rPr>
        <w:t>是评估分类方法的经</w:t>
      </w:r>
      <w:r>
        <w:rPr>
          <w:rFonts w:ascii="宋体" w:hAnsi="宋体" w:eastAsia="宋体" w:cs="宋体"/>
          <w:spacing w:val="3"/>
          <w:sz w:val="23"/>
          <w:szCs w:val="23"/>
        </w:rPr>
        <w:t>典复杂任务基准。</w:t>
      </w:r>
    </w:p>
    <w:p w14:paraId="37148799">
      <w:pPr>
        <w:pStyle w:val="3"/>
        <w:spacing w:before="268" w:line="289" w:lineRule="auto"/>
        <w:ind w:left="4" w:right="114" w:firstLine="476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0"/>
          <w:sz w:val="23"/>
          <w:szCs w:val="23"/>
        </w:rPr>
        <w:t>两个数据集在任务复杂度上形成梯度：</w:t>
      </w:r>
      <w:r>
        <w:rPr>
          <w:sz w:val="23"/>
          <w:szCs w:val="23"/>
        </w:rPr>
        <w:t>SVHN</w:t>
      </w:r>
      <w:r>
        <w:rPr>
          <w:spacing w:val="47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0"/>
          <w:sz w:val="23"/>
          <w:szCs w:val="23"/>
        </w:rPr>
        <w:t xml:space="preserve">为 </w:t>
      </w:r>
      <w:r>
        <w:rPr>
          <w:spacing w:val="10"/>
          <w:sz w:val="23"/>
          <w:szCs w:val="23"/>
        </w:rPr>
        <w:t>10</w:t>
      </w:r>
      <w:r>
        <w:rPr>
          <w:spacing w:val="3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0"/>
          <w:sz w:val="23"/>
          <w:szCs w:val="23"/>
        </w:rPr>
        <w:t>类简单数字识别，</w:t>
      </w:r>
      <w:r>
        <w:rPr>
          <w:sz w:val="23"/>
          <w:szCs w:val="23"/>
        </w:rPr>
        <w:t>CIFAR</w:t>
      </w:r>
      <w:r>
        <w:rPr>
          <w:spacing w:val="10"/>
          <w:sz w:val="23"/>
          <w:szCs w:val="23"/>
        </w:rPr>
        <w:t>-100</w:t>
      </w:r>
      <w:r>
        <w:rPr>
          <w:rFonts w:ascii="宋体" w:hAnsi="宋体" w:eastAsia="宋体" w:cs="宋体"/>
          <w:spacing w:val="6"/>
          <w:sz w:val="23"/>
          <w:szCs w:val="23"/>
        </w:rPr>
        <w:t xml:space="preserve">为 </w:t>
      </w:r>
      <w:r>
        <w:rPr>
          <w:spacing w:val="6"/>
          <w:sz w:val="23"/>
          <w:szCs w:val="23"/>
        </w:rPr>
        <w:t>100</w:t>
      </w:r>
      <w:r>
        <w:rPr>
          <w:spacing w:val="29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6"/>
          <w:sz w:val="23"/>
          <w:szCs w:val="23"/>
        </w:rPr>
        <w:t>类细粒度物体分类，有助于考察</w:t>
      </w:r>
      <w:r>
        <w:rPr>
          <w:rFonts w:ascii="宋体" w:hAnsi="宋体" w:eastAsia="宋体" w:cs="宋体"/>
          <w:spacing w:val="5"/>
          <w:sz w:val="23"/>
          <w:szCs w:val="23"/>
        </w:rPr>
        <w:t>方法在不同复杂度任务上的表现差异。</w:t>
      </w:r>
    </w:p>
    <w:p w14:paraId="09FB8A44">
      <w:pPr>
        <w:spacing w:line="284" w:lineRule="auto"/>
        <w:rPr>
          <w:rFonts w:ascii="Arial"/>
          <w:sz w:val="21"/>
        </w:rPr>
      </w:pPr>
    </w:p>
    <w:p w14:paraId="1658321C">
      <w:pPr>
        <w:pStyle w:val="3"/>
        <w:spacing w:before="92" w:line="225" w:lineRule="auto"/>
        <w:ind w:left="1"/>
        <w:outlineLvl w:val="1"/>
        <w:rPr>
          <w:rFonts w:ascii="黑体" w:hAnsi="黑体" w:eastAsia="黑体" w:cs="黑体"/>
          <w:sz w:val="28"/>
          <w:szCs w:val="28"/>
        </w:rPr>
      </w:pPr>
      <w:r>
        <w:rPr>
          <w:b/>
          <w:bCs/>
          <w:spacing w:val="8"/>
          <w:sz w:val="28"/>
          <w:szCs w:val="28"/>
        </w:rPr>
        <w:t xml:space="preserve">4.2 </w:t>
      </w:r>
      <w:del w:id="133" w:author="刘华明" w:date="2026-10-15T16:48:01Z">
        <w:r>
          <w:rPr>
            <w:b/>
            <w:bCs/>
            <w:spacing w:val="8"/>
            <w:sz w:val="28"/>
            <w:szCs w:val="28"/>
          </w:rPr>
          <w:delText xml:space="preserve">   </w:delText>
        </w:r>
      </w:del>
      <w:r>
        <w:rPr>
          <w:rFonts w:ascii="黑体" w:hAnsi="黑体" w:eastAsia="黑体" w:cs="黑体"/>
          <w:spacing w:val="8"/>
          <w:sz w:val="28"/>
          <w:szCs w:val="28"/>
        </w:rPr>
        <w:t>骨干网络</w:t>
      </w:r>
    </w:p>
    <w:p w14:paraId="143E5CF7">
      <w:pPr>
        <w:spacing w:before="212" w:line="227" w:lineRule="auto"/>
        <w:ind w:left="481"/>
        <w:rPr>
          <w:del w:id="134" w:author="刘华明" w:date="2026-10-15T16:48:07Z"/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3"/>
          <w:sz w:val="23"/>
          <w:szCs w:val="23"/>
        </w:rPr>
        <w:t>两种骨架各取一个代表：</w:t>
      </w:r>
    </w:p>
    <w:p w14:paraId="143E5CF7">
      <w:pPr>
        <w:spacing w:before="212" w:line="227" w:lineRule="auto"/>
        <w:ind w:left="481"/>
        <w:rPr>
          <w:del w:id="136" w:author="刘华明" w:date="2026-10-15T16:48:08Z"/>
          <w:rFonts w:ascii="宋体" w:hAnsi="宋体" w:eastAsia="宋体" w:cs="宋体"/>
          <w:sz w:val="23"/>
          <w:szCs w:val="23"/>
        </w:rPr>
        <w:sectPr>
          <w:headerReference r:id="rId12" w:type="default"/>
          <w:pgSz w:w="11906" w:h="16838"/>
          <w:pgMar w:top="1022" w:right="1302" w:bottom="400" w:left="1424" w:header="654" w:footer="0" w:gutter="0"/>
          <w:cols w:space="720" w:num="1"/>
        </w:sectPr>
        <w:pPrChange w:id="135" w:author="刘华明" w:date="2026-10-15T16:48:07Z">
          <w:pPr>
            <w:spacing w:line="227" w:lineRule="auto"/>
          </w:pPr>
        </w:pPrChange>
      </w:pPr>
    </w:p>
    <w:p w14:paraId="54D2AFD1">
      <w:pPr>
        <w:spacing w:line="351" w:lineRule="auto"/>
        <w:rPr>
          <w:rFonts w:ascii="Arial"/>
          <w:sz w:val="21"/>
        </w:rPr>
      </w:pPr>
    </w:p>
    <w:p w14:paraId="7EE34075">
      <w:pPr>
        <w:pStyle w:val="3"/>
        <w:spacing w:before="75" w:line="273" w:lineRule="auto"/>
        <w:ind w:left="487" w:hanging="257"/>
        <w:rPr>
          <w:rFonts w:ascii="宋体" w:hAnsi="宋体" w:eastAsia="宋体" w:cs="宋体"/>
          <w:sz w:val="23"/>
          <w:szCs w:val="23"/>
        </w:rPr>
      </w:pPr>
      <w:r>
        <w:rPr>
          <w:spacing w:val="20"/>
          <w:sz w:val="23"/>
          <w:szCs w:val="23"/>
        </w:rPr>
        <w:t>•</w:t>
      </w:r>
      <w:del w:id="137" w:author="刘华明" w:date="2026-10-15T16:48:11Z">
        <w:r>
          <w:rPr>
            <w:spacing w:val="20"/>
            <w:sz w:val="23"/>
            <w:szCs w:val="23"/>
          </w:rPr>
          <w:delText xml:space="preserve">  </w:delText>
        </w:r>
      </w:del>
      <w:r>
        <w:rPr>
          <w:b/>
          <w:bCs/>
          <w:sz w:val="23"/>
          <w:szCs w:val="23"/>
        </w:rPr>
        <w:t>ViT</w:t>
      </w:r>
      <w:r>
        <w:rPr>
          <w:b/>
          <w:bCs/>
          <w:spacing w:val="20"/>
          <w:sz w:val="23"/>
          <w:szCs w:val="23"/>
        </w:rPr>
        <w:t>-B/16</w:t>
      </w:r>
      <w:r>
        <w:rPr>
          <w:b/>
          <w:bCs/>
          <w:spacing w:val="-28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0"/>
          <w:sz w:val="23"/>
          <w:szCs w:val="23"/>
        </w:rPr>
        <w:t>：</w:t>
      </w:r>
      <w:r>
        <w:rPr>
          <w:sz w:val="23"/>
          <w:szCs w:val="23"/>
        </w:rPr>
        <w:t>Vision</w:t>
      </w:r>
      <w:r>
        <w:rPr>
          <w:spacing w:val="27"/>
          <w:sz w:val="23"/>
          <w:szCs w:val="23"/>
        </w:rPr>
        <w:t xml:space="preserve"> </w:t>
      </w:r>
      <w:r>
        <w:rPr>
          <w:sz w:val="23"/>
          <w:szCs w:val="23"/>
        </w:rPr>
        <w:t>Transformer</w:t>
      </w:r>
      <w:r>
        <w:rPr>
          <w:spacing w:val="28"/>
          <w:sz w:val="23"/>
          <w:szCs w:val="23"/>
        </w:rPr>
        <w:t xml:space="preserve"> </w:t>
      </w:r>
      <w:r>
        <w:rPr>
          <w:sz w:val="23"/>
          <w:szCs w:val="23"/>
        </w:rPr>
        <w:t>Base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0"/>
          <w:sz w:val="23"/>
          <w:szCs w:val="23"/>
        </w:rPr>
        <w:t>配置，</w:t>
      </w:r>
      <w:r>
        <w:rPr>
          <w:sz w:val="23"/>
          <w:szCs w:val="23"/>
        </w:rPr>
        <w:t>patch</w:t>
      </w:r>
      <w:r>
        <w:rPr>
          <w:spacing w:val="30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0"/>
          <w:sz w:val="23"/>
          <w:szCs w:val="23"/>
        </w:rPr>
        <w:t>大小</w:t>
      </w:r>
      <w:r>
        <w:rPr>
          <w:rFonts w:ascii="宋体" w:hAnsi="宋体" w:eastAsia="宋体" w:cs="宋体"/>
          <w:spacing w:val="-18"/>
          <w:sz w:val="23"/>
          <w:szCs w:val="23"/>
        </w:rPr>
        <w:t xml:space="preserve"> </w:t>
      </w:r>
      <w:r>
        <w:rPr>
          <w:spacing w:val="20"/>
          <w:sz w:val="23"/>
          <w:szCs w:val="23"/>
        </w:rPr>
        <w:t>16</w:t>
      </w:r>
      <w:r>
        <w:rPr>
          <w:spacing w:val="27"/>
          <w:sz w:val="23"/>
          <w:szCs w:val="23"/>
        </w:rPr>
        <w:t xml:space="preserve"> </w:t>
      </w:r>
      <w:r>
        <w:rPr>
          <w:i/>
          <w:iCs/>
          <w:spacing w:val="20"/>
          <w:sz w:val="23"/>
          <w:szCs w:val="23"/>
        </w:rPr>
        <w:t xml:space="preserve">× </w:t>
      </w:r>
      <w:r>
        <w:rPr>
          <w:spacing w:val="20"/>
          <w:sz w:val="23"/>
          <w:szCs w:val="23"/>
        </w:rPr>
        <w:t>16</w:t>
      </w:r>
      <w:r>
        <w:rPr>
          <w:spacing w:val="-2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9"/>
          <w:sz w:val="23"/>
          <w:szCs w:val="23"/>
        </w:rPr>
        <w:t>，</w:t>
      </w:r>
      <w:r>
        <w:rPr>
          <w:sz w:val="23"/>
          <w:szCs w:val="23"/>
        </w:rPr>
        <w:t>ImageNet</w:t>
      </w:r>
      <w:r>
        <w:rPr>
          <w:spacing w:val="19"/>
          <w:sz w:val="23"/>
          <w:szCs w:val="23"/>
        </w:rPr>
        <w:t>-21k</w:t>
      </w:r>
      <w:r>
        <w:rPr>
          <w:spacing w:val="2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9"/>
          <w:sz w:val="23"/>
          <w:szCs w:val="23"/>
        </w:rPr>
        <w:t>增</w:t>
      </w:r>
      <w:r>
        <w:rPr>
          <w:rFonts w:ascii="宋体" w:hAnsi="宋体" w:eastAsia="宋体" w:cs="宋体"/>
          <w:spacing w:val="2"/>
          <w:sz w:val="23"/>
          <w:szCs w:val="23"/>
        </w:rPr>
        <w:t>强预训练（</w:t>
      </w:r>
      <w:r>
        <w:rPr>
          <w:sz w:val="23"/>
          <w:szCs w:val="23"/>
        </w:rPr>
        <w:t>augreg</w:t>
      </w:r>
      <w:r>
        <w:rPr>
          <w:spacing w:val="2"/>
          <w:sz w:val="23"/>
          <w:szCs w:val="23"/>
        </w:rPr>
        <w:t>__</w:t>
      </w:r>
      <w:r>
        <w:rPr>
          <w:sz w:val="23"/>
          <w:szCs w:val="23"/>
        </w:rPr>
        <w:t>in</w:t>
      </w:r>
      <w:r>
        <w:rPr>
          <w:spacing w:val="2"/>
          <w:sz w:val="23"/>
          <w:szCs w:val="23"/>
        </w:rPr>
        <w:t>21k</w:t>
      </w:r>
      <w:r>
        <w:rPr>
          <w:rFonts w:ascii="宋体" w:hAnsi="宋体" w:eastAsia="宋体" w:cs="宋体"/>
          <w:spacing w:val="-50"/>
          <w:sz w:val="23"/>
          <w:szCs w:val="23"/>
        </w:rPr>
        <w:t>），</w:t>
      </w:r>
      <w:r>
        <w:rPr>
          <w:rFonts w:ascii="宋体" w:hAnsi="宋体" w:eastAsia="宋体" w:cs="宋体"/>
          <w:spacing w:val="2"/>
          <w:sz w:val="23"/>
          <w:szCs w:val="23"/>
        </w:rPr>
        <w:t xml:space="preserve">参数约 </w:t>
      </w:r>
      <w:r>
        <w:rPr>
          <w:spacing w:val="2"/>
          <w:sz w:val="23"/>
          <w:szCs w:val="23"/>
        </w:rPr>
        <w:t>8,580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"/>
          <w:sz w:val="23"/>
          <w:szCs w:val="23"/>
        </w:rPr>
        <w:t>万。</w:t>
      </w:r>
    </w:p>
    <w:p w14:paraId="78D66A8D">
      <w:pPr>
        <w:pStyle w:val="3"/>
        <w:spacing w:before="225" w:line="283" w:lineRule="auto"/>
        <w:ind w:left="488" w:hanging="258"/>
        <w:rPr>
          <w:rFonts w:ascii="宋体" w:hAnsi="宋体" w:eastAsia="宋体" w:cs="宋体"/>
          <w:sz w:val="23"/>
          <w:szCs w:val="23"/>
        </w:rPr>
      </w:pPr>
      <w:r>
        <w:rPr>
          <w:spacing w:val="10"/>
          <w:sz w:val="23"/>
          <w:szCs w:val="23"/>
        </w:rPr>
        <w:t>•</w:t>
      </w:r>
      <w:del w:id="138" w:author="刘华明" w:date="2026-10-15T16:48:13Z">
        <w:r>
          <w:rPr>
            <w:spacing w:val="10"/>
            <w:sz w:val="23"/>
            <w:szCs w:val="23"/>
          </w:rPr>
          <w:delText xml:space="preserve">  </w:delText>
        </w:r>
      </w:del>
      <w:r>
        <w:rPr>
          <w:b/>
          <w:bCs/>
          <w:sz w:val="23"/>
          <w:szCs w:val="23"/>
        </w:rPr>
        <w:t>ResNet</w:t>
      </w:r>
      <w:r>
        <w:rPr>
          <w:b/>
          <w:bCs/>
          <w:spacing w:val="10"/>
          <w:sz w:val="23"/>
          <w:szCs w:val="23"/>
        </w:rPr>
        <w:t>-50</w:t>
      </w:r>
      <w:r>
        <w:rPr>
          <w:b/>
          <w:bCs/>
          <w:spacing w:val="-28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0"/>
          <w:sz w:val="23"/>
          <w:szCs w:val="23"/>
        </w:rPr>
        <w:t>：</w:t>
      </w:r>
      <w:r>
        <w:rPr>
          <w:spacing w:val="10"/>
          <w:sz w:val="23"/>
          <w:szCs w:val="23"/>
        </w:rPr>
        <w:t>50</w:t>
      </w:r>
      <w:r>
        <w:rPr>
          <w:spacing w:val="30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0"/>
          <w:sz w:val="23"/>
          <w:szCs w:val="23"/>
        </w:rPr>
        <w:t>层残差网络，</w:t>
      </w:r>
      <w:r>
        <w:rPr>
          <w:rFonts w:ascii="宋体" w:hAnsi="宋体" w:eastAsia="宋体" w:cs="宋体"/>
          <w:spacing w:val="-64"/>
          <w:sz w:val="23"/>
          <w:szCs w:val="23"/>
        </w:rPr>
        <w:t xml:space="preserve"> </w:t>
      </w:r>
      <w:r>
        <w:rPr>
          <w:sz w:val="23"/>
          <w:szCs w:val="23"/>
        </w:rPr>
        <w:t>ImageNet</w:t>
      </w:r>
      <w:r>
        <w:rPr>
          <w:spacing w:val="10"/>
          <w:sz w:val="23"/>
          <w:szCs w:val="23"/>
        </w:rPr>
        <w:t>-1k</w:t>
      </w:r>
      <w:r>
        <w:rPr>
          <w:spacing w:val="31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0"/>
          <w:sz w:val="23"/>
          <w:szCs w:val="23"/>
        </w:rPr>
        <w:t>预训练的</w:t>
      </w:r>
      <w:r>
        <w:rPr>
          <w:rFonts w:ascii="宋体" w:hAnsi="宋体" w:eastAsia="宋体" w:cs="宋体"/>
          <w:spacing w:val="-29"/>
          <w:sz w:val="23"/>
          <w:szCs w:val="23"/>
        </w:rPr>
        <w:t xml:space="preserve"> </w:t>
      </w:r>
      <w:r>
        <w:rPr>
          <w:spacing w:val="10"/>
          <w:sz w:val="23"/>
          <w:szCs w:val="23"/>
        </w:rPr>
        <w:t>a1__</w:t>
      </w:r>
      <w:r>
        <w:rPr>
          <w:sz w:val="23"/>
          <w:szCs w:val="23"/>
        </w:rPr>
        <w:t>in</w:t>
      </w:r>
      <w:r>
        <w:rPr>
          <w:spacing w:val="10"/>
          <w:sz w:val="23"/>
          <w:szCs w:val="23"/>
        </w:rPr>
        <w:t>1k</w:t>
      </w:r>
      <w:r>
        <w:rPr>
          <w:spacing w:val="28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0"/>
          <w:sz w:val="23"/>
          <w:szCs w:val="23"/>
        </w:rPr>
        <w:t>权重，参数约</w:t>
      </w:r>
      <w:r>
        <w:rPr>
          <w:rFonts w:ascii="宋体" w:hAnsi="宋体" w:eastAsia="宋体" w:cs="宋体"/>
          <w:spacing w:val="-26"/>
          <w:sz w:val="23"/>
          <w:szCs w:val="23"/>
        </w:rPr>
        <w:t xml:space="preserve"> </w:t>
      </w:r>
      <w:r>
        <w:rPr>
          <w:spacing w:val="9"/>
          <w:sz w:val="23"/>
          <w:szCs w:val="23"/>
        </w:rPr>
        <w:t>2,350</w:t>
      </w:r>
      <w:r>
        <w:rPr>
          <w:rFonts w:ascii="宋体" w:hAnsi="宋体" w:eastAsia="宋体" w:cs="宋体"/>
          <w:spacing w:val="-10"/>
          <w:sz w:val="23"/>
          <w:szCs w:val="23"/>
        </w:rPr>
        <w:t>万。</w:t>
      </w:r>
    </w:p>
    <w:p w14:paraId="63402DD1">
      <w:pPr>
        <w:spacing w:line="294" w:lineRule="auto"/>
        <w:rPr>
          <w:del w:id="139" w:author="刘华明" w:date="2026-10-15T16:48:33Z"/>
          <w:rFonts w:ascii="Arial"/>
          <w:sz w:val="21"/>
        </w:rPr>
      </w:pPr>
    </w:p>
    <w:p w14:paraId="518BE896">
      <w:pPr>
        <w:pStyle w:val="3"/>
        <w:spacing w:before="91" w:line="226" w:lineRule="auto"/>
        <w:ind w:left="4"/>
        <w:outlineLvl w:val="1"/>
        <w:rPr>
          <w:rFonts w:ascii="黑体" w:hAnsi="黑体" w:eastAsia="黑体" w:cs="黑体"/>
          <w:sz w:val="28"/>
          <w:szCs w:val="28"/>
        </w:rPr>
      </w:pPr>
      <w:r>
        <w:rPr>
          <w:b/>
          <w:bCs/>
          <w:spacing w:val="8"/>
          <w:sz w:val="28"/>
          <w:szCs w:val="28"/>
        </w:rPr>
        <w:t xml:space="preserve">4.3 </w:t>
      </w:r>
      <w:del w:id="140" w:author="刘华明" w:date="2026-10-15T16:48:36Z">
        <w:r>
          <w:rPr>
            <w:b/>
            <w:bCs/>
            <w:spacing w:val="8"/>
            <w:sz w:val="28"/>
            <w:szCs w:val="28"/>
          </w:rPr>
          <w:delText xml:space="preserve"> </w:delText>
        </w:r>
      </w:del>
      <w:del w:id="141" w:author="刘华明" w:date="2026-10-15T16:48:35Z">
        <w:r>
          <w:rPr>
            <w:b/>
            <w:bCs/>
            <w:spacing w:val="8"/>
            <w:sz w:val="28"/>
            <w:szCs w:val="28"/>
          </w:rPr>
          <w:delText xml:space="preserve">  </w:delText>
        </w:r>
      </w:del>
      <w:r>
        <w:rPr>
          <w:rFonts w:ascii="黑体" w:hAnsi="黑体" w:eastAsia="黑体" w:cs="黑体"/>
          <w:spacing w:val="8"/>
          <w:sz w:val="28"/>
          <w:szCs w:val="28"/>
        </w:rPr>
        <w:t>评估指标</w:t>
      </w:r>
    </w:p>
    <w:p w14:paraId="6A7C1290">
      <w:pPr>
        <w:spacing w:before="210" w:line="227" w:lineRule="auto"/>
        <w:ind w:left="483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z w:val="23"/>
          <w:szCs w:val="23"/>
        </w:rPr>
        <w:t>三个维度看方法：</w:t>
      </w:r>
    </w:p>
    <w:p w14:paraId="24B88800">
      <w:pPr>
        <w:pStyle w:val="3"/>
        <w:spacing w:before="291" w:line="278" w:lineRule="auto"/>
        <w:ind w:left="483" w:right="10" w:hanging="253"/>
        <w:rPr>
          <w:rFonts w:ascii="宋体" w:hAnsi="宋体" w:eastAsia="宋体" w:cs="宋体"/>
          <w:sz w:val="23"/>
          <w:szCs w:val="23"/>
        </w:rPr>
      </w:pPr>
      <w:r>
        <w:rPr>
          <w:spacing w:val="7"/>
          <w:sz w:val="23"/>
          <w:szCs w:val="23"/>
        </w:rPr>
        <w:t>•</w:t>
      </w:r>
      <w:del w:id="142" w:author="刘华明" w:date="2026-10-15T16:48:37Z">
        <w:r>
          <w:rPr>
            <w:spacing w:val="7"/>
            <w:sz w:val="23"/>
            <w:szCs w:val="23"/>
          </w:rPr>
          <w:delText xml:space="preserve">  </w:delText>
        </w:r>
      </w:del>
      <w:r>
        <w:rPr>
          <w:rFonts w:ascii="黑体" w:hAnsi="黑体" w:eastAsia="黑体" w:cs="黑体"/>
          <w:spacing w:val="7"/>
          <w:sz w:val="23"/>
          <w:szCs w:val="23"/>
        </w:rPr>
        <w:t>分类精度</w:t>
      </w:r>
      <w:r>
        <w:rPr>
          <w:rFonts w:ascii="宋体" w:hAnsi="宋体" w:eastAsia="宋体" w:cs="宋体"/>
          <w:spacing w:val="7"/>
          <w:sz w:val="23"/>
          <w:szCs w:val="23"/>
        </w:rPr>
        <w:t>：</w:t>
      </w:r>
      <w:r>
        <w:rPr>
          <w:sz w:val="23"/>
          <w:szCs w:val="23"/>
        </w:rPr>
        <w:t>Top</w:t>
      </w:r>
      <w:r>
        <w:rPr>
          <w:spacing w:val="7"/>
          <w:sz w:val="23"/>
          <w:szCs w:val="23"/>
        </w:rPr>
        <w:t>-1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</w:rPr>
        <w:t>准确率，取训练过程中的最高值（</w:t>
      </w:r>
      <w:r>
        <w:rPr>
          <w:sz w:val="23"/>
          <w:szCs w:val="23"/>
        </w:rPr>
        <w:t>Best</w:t>
      </w:r>
      <w:r>
        <w:rPr>
          <w:spacing w:val="28"/>
          <w:sz w:val="23"/>
          <w:szCs w:val="23"/>
        </w:rPr>
        <w:t xml:space="preserve"> </w:t>
      </w:r>
      <w:r>
        <w:rPr>
          <w:sz w:val="23"/>
          <w:szCs w:val="23"/>
        </w:rPr>
        <w:t>Top</w:t>
      </w:r>
      <w:r>
        <w:rPr>
          <w:spacing w:val="7"/>
          <w:sz w:val="23"/>
          <w:szCs w:val="23"/>
        </w:rPr>
        <w:t>-1</w:t>
      </w:r>
      <w:r>
        <w:rPr>
          <w:rFonts w:ascii="宋体" w:hAnsi="宋体" w:eastAsia="宋体" w:cs="宋体"/>
          <w:spacing w:val="7"/>
          <w:sz w:val="23"/>
          <w:szCs w:val="23"/>
        </w:rPr>
        <w:t>）。碰到训崩的实验</w:t>
      </w:r>
      <w:r>
        <w:rPr>
          <w:rFonts w:ascii="宋体" w:hAnsi="宋体" w:eastAsia="宋体" w:cs="宋体"/>
          <w:spacing w:val="10"/>
          <w:sz w:val="23"/>
          <w:szCs w:val="23"/>
        </w:rPr>
        <w:t>顺便记录最终轮次的准确率（</w:t>
      </w:r>
      <w:r>
        <w:rPr>
          <w:sz w:val="23"/>
          <w:szCs w:val="23"/>
        </w:rPr>
        <w:t>Final</w:t>
      </w:r>
      <w:r>
        <w:rPr>
          <w:spacing w:val="28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Top</w:t>
      </w:r>
      <w:r>
        <w:rPr>
          <w:spacing w:val="10"/>
          <w:sz w:val="23"/>
          <w:szCs w:val="23"/>
        </w:rPr>
        <w:t>-1</w:t>
      </w:r>
      <w:r>
        <w:rPr>
          <w:rFonts w:ascii="宋体" w:hAnsi="宋体" w:eastAsia="宋体" w:cs="宋体"/>
          <w:spacing w:val="-56"/>
          <w:sz w:val="23"/>
          <w:szCs w:val="23"/>
        </w:rPr>
        <w:t>），</w:t>
      </w:r>
      <w:r>
        <w:rPr>
          <w:rFonts w:ascii="宋体" w:hAnsi="宋体" w:eastAsia="宋体" w:cs="宋体"/>
          <w:spacing w:val="10"/>
          <w:sz w:val="23"/>
          <w:szCs w:val="23"/>
        </w:rPr>
        <w:t>方便判断稳定性。</w:t>
      </w:r>
    </w:p>
    <w:p w14:paraId="541C13DC">
      <w:pPr>
        <w:pStyle w:val="3"/>
        <w:spacing w:before="213" w:line="228" w:lineRule="auto"/>
        <w:ind w:left="230"/>
        <w:rPr>
          <w:rFonts w:ascii="宋体" w:hAnsi="宋体" w:eastAsia="宋体" w:cs="宋体"/>
          <w:sz w:val="23"/>
          <w:szCs w:val="23"/>
        </w:rPr>
      </w:pPr>
      <w:r>
        <w:rPr>
          <w:spacing w:val="9"/>
          <w:sz w:val="23"/>
          <w:szCs w:val="23"/>
        </w:rPr>
        <w:t>•</w:t>
      </w:r>
      <w:del w:id="143" w:author="刘华明" w:date="2026-10-15T16:48:39Z">
        <w:r>
          <w:rPr>
            <w:spacing w:val="9"/>
            <w:sz w:val="23"/>
            <w:szCs w:val="23"/>
          </w:rPr>
          <w:delText xml:space="preserve">  </w:delText>
        </w:r>
      </w:del>
      <w:r>
        <w:rPr>
          <w:rFonts w:ascii="黑体" w:hAnsi="黑体" w:eastAsia="黑体" w:cs="黑体"/>
          <w:spacing w:val="9"/>
          <w:sz w:val="23"/>
          <w:szCs w:val="23"/>
        </w:rPr>
        <w:t>参数效率</w:t>
      </w:r>
      <w:r>
        <w:rPr>
          <w:rFonts w:ascii="宋体" w:hAnsi="宋体" w:eastAsia="宋体" w:cs="宋体"/>
          <w:spacing w:val="9"/>
          <w:sz w:val="23"/>
          <w:szCs w:val="23"/>
        </w:rPr>
        <w:t>：可训练参数量（</w:t>
      </w:r>
      <w:r>
        <w:rPr>
          <w:spacing w:val="9"/>
          <w:sz w:val="23"/>
          <w:szCs w:val="23"/>
        </w:rPr>
        <w:t>M</w:t>
      </w:r>
      <w:r>
        <w:rPr>
          <w:rFonts w:ascii="宋体" w:hAnsi="宋体" w:eastAsia="宋体" w:cs="宋体"/>
          <w:spacing w:val="9"/>
          <w:sz w:val="23"/>
          <w:szCs w:val="23"/>
        </w:rPr>
        <w:t>）和占比，</w:t>
      </w:r>
      <w:ins w:id="144" w:author="刘华明" w:date="2026-10-15T16:49:14Z">
        <w:r>
          <w:rPr>
            <w:rFonts w:hint="eastAsia" w:ascii="宋体" w:hAnsi="宋体" w:eastAsia="宋体" w:cs="宋体"/>
            <w:spacing w:val="9"/>
            <w:sz w:val="23"/>
            <w:szCs w:val="23"/>
            <w:lang w:val="en-US" w:eastAsia="zh-CN"/>
          </w:rPr>
          <w:t>衡量</w:t>
        </w:r>
      </w:ins>
      <w:del w:id="145" w:author="刘华明" w:date="2026-10-15T16:49:17Z">
        <w:r>
          <w:rPr>
            <w:rFonts w:ascii="宋体" w:hAnsi="宋体" w:eastAsia="宋体" w:cs="宋体"/>
            <w:spacing w:val="8"/>
            <w:sz w:val="23"/>
            <w:szCs w:val="23"/>
          </w:rPr>
          <w:delText>差多</w:delText>
        </w:r>
      </w:del>
      <w:del w:id="146" w:author="刘华明" w:date="2026-10-15T16:49:18Z">
        <w:r>
          <w:rPr>
            <w:rFonts w:ascii="宋体" w:hAnsi="宋体" w:eastAsia="宋体" w:cs="宋体"/>
            <w:spacing w:val="8"/>
            <w:sz w:val="23"/>
            <w:szCs w:val="23"/>
          </w:rPr>
          <w:delText>少</w:delText>
        </w:r>
      </w:del>
      <w:r>
        <w:rPr>
          <w:rFonts w:ascii="宋体" w:hAnsi="宋体" w:eastAsia="宋体" w:cs="宋体"/>
          <w:spacing w:val="8"/>
          <w:sz w:val="23"/>
          <w:szCs w:val="23"/>
        </w:rPr>
        <w:t>存储和通信成本</w:t>
      </w:r>
      <w:ins w:id="147" w:author="刘华明" w:date="2026-10-15T16:49:38Z">
        <w:r>
          <w:rPr>
            <w:rFonts w:hint="eastAsia" w:ascii="宋体" w:hAnsi="宋体" w:eastAsia="宋体" w:cs="宋体"/>
            <w:spacing w:val="8"/>
            <w:sz w:val="23"/>
            <w:szCs w:val="23"/>
            <w:lang w:val="en-US" w:eastAsia="zh-CN"/>
          </w:rPr>
          <w:t>的</w:t>
        </w:r>
      </w:ins>
      <w:ins w:id="148" w:author="刘华明" w:date="2026-10-15T16:49:42Z">
        <w:r>
          <w:rPr>
            <w:rFonts w:hint="eastAsia" w:ascii="宋体" w:hAnsi="宋体" w:eastAsia="宋体" w:cs="宋体"/>
            <w:spacing w:val="8"/>
            <w:sz w:val="23"/>
            <w:szCs w:val="23"/>
            <w:lang w:val="en-US" w:eastAsia="zh-CN"/>
          </w:rPr>
          <w:t>参考</w:t>
        </w:r>
      </w:ins>
      <w:del w:id="149" w:author="刘华明" w:date="2026-10-15T16:49:09Z">
        <w:r>
          <w:rPr>
            <w:rFonts w:ascii="宋体" w:hAnsi="宋体" w:eastAsia="宋体" w:cs="宋体"/>
            <w:spacing w:val="8"/>
            <w:sz w:val="23"/>
            <w:szCs w:val="23"/>
          </w:rPr>
          <w:delText>一看就知道</w:delText>
        </w:r>
      </w:del>
      <w:r>
        <w:rPr>
          <w:rFonts w:ascii="宋体" w:hAnsi="宋体" w:eastAsia="宋体" w:cs="宋体"/>
          <w:spacing w:val="8"/>
          <w:sz w:val="23"/>
          <w:szCs w:val="23"/>
        </w:rPr>
        <w:t>。</w:t>
      </w:r>
    </w:p>
    <w:p w14:paraId="10A41CB8">
      <w:pPr>
        <w:pStyle w:val="3"/>
        <w:spacing w:before="263" w:line="230" w:lineRule="auto"/>
        <w:ind w:left="230"/>
        <w:rPr>
          <w:rFonts w:ascii="宋体" w:hAnsi="宋体" w:eastAsia="宋体" w:cs="宋体"/>
          <w:sz w:val="23"/>
          <w:szCs w:val="23"/>
        </w:rPr>
      </w:pPr>
      <w:r>
        <w:rPr>
          <w:spacing w:val="11"/>
          <w:sz w:val="23"/>
          <w:szCs w:val="23"/>
        </w:rPr>
        <w:t>•</w:t>
      </w:r>
      <w:del w:id="150" w:author="刘华明" w:date="2026-10-15T16:48:40Z">
        <w:r>
          <w:rPr>
            <w:spacing w:val="11"/>
            <w:sz w:val="23"/>
            <w:szCs w:val="23"/>
          </w:rPr>
          <w:delText xml:space="preserve"> </w:delText>
        </w:r>
      </w:del>
      <w:del w:id="151" w:author="刘华明" w:date="2026-10-15T16:48:39Z">
        <w:r>
          <w:rPr>
            <w:spacing w:val="11"/>
            <w:sz w:val="23"/>
            <w:szCs w:val="23"/>
          </w:rPr>
          <w:delText xml:space="preserve"> </w:delText>
        </w:r>
      </w:del>
      <w:r>
        <w:rPr>
          <w:rFonts w:ascii="黑体" w:hAnsi="黑体" w:eastAsia="黑体" w:cs="黑体"/>
          <w:spacing w:val="11"/>
          <w:sz w:val="23"/>
          <w:szCs w:val="23"/>
        </w:rPr>
        <w:t>训练成本</w:t>
      </w:r>
      <w:r>
        <w:rPr>
          <w:rFonts w:ascii="宋体" w:hAnsi="宋体" w:eastAsia="宋体" w:cs="宋体"/>
          <w:spacing w:val="11"/>
          <w:sz w:val="23"/>
          <w:szCs w:val="23"/>
        </w:rPr>
        <w:t>：墙上时钟时间（</w:t>
      </w:r>
      <w:r>
        <w:rPr>
          <w:sz w:val="23"/>
          <w:szCs w:val="23"/>
        </w:rPr>
        <w:t>wall</w:t>
      </w:r>
      <w:r>
        <w:rPr>
          <w:spacing w:val="11"/>
          <w:sz w:val="23"/>
          <w:szCs w:val="23"/>
        </w:rPr>
        <w:t>-</w:t>
      </w:r>
      <w:r>
        <w:rPr>
          <w:sz w:val="23"/>
          <w:szCs w:val="23"/>
        </w:rPr>
        <w:t>clock</w:t>
      </w:r>
      <w:r>
        <w:rPr>
          <w:spacing w:val="26"/>
          <w:sz w:val="23"/>
          <w:szCs w:val="23"/>
        </w:rPr>
        <w:t xml:space="preserve"> </w:t>
      </w:r>
      <w:r>
        <w:rPr>
          <w:sz w:val="23"/>
          <w:szCs w:val="23"/>
        </w:rPr>
        <w:t>time</w:t>
      </w:r>
      <w:r>
        <w:rPr>
          <w:rFonts w:ascii="宋体" w:hAnsi="宋体" w:eastAsia="宋体" w:cs="宋体"/>
          <w:spacing w:val="-55"/>
          <w:sz w:val="23"/>
          <w:szCs w:val="23"/>
        </w:rPr>
        <w:t>），</w:t>
      </w:r>
      <w:r>
        <w:rPr>
          <w:rFonts w:ascii="宋体" w:hAnsi="宋体" w:eastAsia="宋体" w:cs="宋体"/>
          <w:spacing w:val="11"/>
          <w:sz w:val="23"/>
          <w:szCs w:val="23"/>
        </w:rPr>
        <w:t>就是从头到尾跑了多久。</w:t>
      </w:r>
    </w:p>
    <w:p w14:paraId="3A46BEAF">
      <w:pPr>
        <w:spacing w:line="354" w:lineRule="auto"/>
        <w:rPr>
          <w:rFonts w:ascii="Arial"/>
          <w:sz w:val="21"/>
        </w:rPr>
      </w:pPr>
    </w:p>
    <w:p w14:paraId="2A5B339B">
      <w:pPr>
        <w:pStyle w:val="3"/>
        <w:spacing w:before="91" w:line="226" w:lineRule="auto"/>
        <w:ind w:left="4"/>
        <w:outlineLvl w:val="1"/>
        <w:rPr>
          <w:rFonts w:ascii="黑体" w:hAnsi="黑体" w:eastAsia="黑体" w:cs="黑体"/>
          <w:sz w:val="28"/>
          <w:szCs w:val="28"/>
        </w:rPr>
      </w:pPr>
      <w:r>
        <w:rPr>
          <w:b/>
          <w:bCs/>
          <w:spacing w:val="7"/>
          <w:sz w:val="28"/>
          <w:szCs w:val="28"/>
        </w:rPr>
        <w:t xml:space="preserve">4.4 </w:t>
      </w:r>
      <w:del w:id="152" w:author="刘华明" w:date="2026-10-15T16:50:33Z">
        <w:r>
          <w:rPr>
            <w:b/>
            <w:bCs/>
            <w:spacing w:val="7"/>
            <w:sz w:val="28"/>
            <w:szCs w:val="28"/>
          </w:rPr>
          <w:delText xml:space="preserve">  </w:delText>
        </w:r>
      </w:del>
      <w:del w:id="153" w:author="刘华明" w:date="2026-10-15T16:50:32Z">
        <w:r>
          <w:rPr>
            <w:b/>
            <w:bCs/>
            <w:spacing w:val="7"/>
            <w:sz w:val="28"/>
            <w:szCs w:val="28"/>
          </w:rPr>
          <w:delText xml:space="preserve"> </w:delText>
        </w:r>
      </w:del>
      <w:r>
        <w:rPr>
          <w:rFonts w:ascii="黑体" w:hAnsi="黑体" w:eastAsia="黑体" w:cs="黑体"/>
          <w:spacing w:val="7"/>
          <w:sz w:val="28"/>
          <w:szCs w:val="28"/>
        </w:rPr>
        <w:t>实验配置与超参数</w:t>
      </w:r>
    </w:p>
    <w:p w14:paraId="099A811C">
      <w:pPr>
        <w:pStyle w:val="3"/>
        <w:spacing w:before="215" w:line="286" w:lineRule="auto"/>
        <w:ind w:left="3" w:firstLine="480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2"/>
          <w:sz w:val="23"/>
          <w:szCs w:val="23"/>
        </w:rPr>
        <w:t>所有实验的统一设置如下：</w:t>
      </w:r>
      <w:r>
        <w:rPr>
          <w:rFonts w:ascii="宋体" w:hAnsi="宋体" w:eastAsia="宋体" w:cs="宋体"/>
          <w:spacing w:val="-3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2"/>
          <w:sz w:val="23"/>
          <w:szCs w:val="23"/>
        </w:rPr>
        <w:t xml:space="preserve">随机种子设为 </w:t>
      </w:r>
      <w:r>
        <w:rPr>
          <w:spacing w:val="12"/>
          <w:sz w:val="23"/>
          <w:szCs w:val="23"/>
        </w:rPr>
        <w:t xml:space="preserve">42  </w:t>
      </w:r>
      <w:r>
        <w:rPr>
          <w:rFonts w:ascii="宋体" w:hAnsi="宋体" w:eastAsia="宋体" w:cs="宋体"/>
          <w:spacing w:val="12"/>
          <w:sz w:val="23"/>
          <w:szCs w:val="23"/>
        </w:rPr>
        <w:t>以保证实验的可重复性；优化器为</w:t>
      </w:r>
      <w:r>
        <w:rPr>
          <w:sz w:val="23"/>
          <w:szCs w:val="23"/>
        </w:rPr>
        <w:t>AdamW</w:t>
      </w:r>
      <w:r>
        <w:rPr>
          <w:rFonts w:ascii="宋体" w:hAnsi="宋体" w:eastAsia="宋体" w:cs="宋体"/>
          <w:spacing w:val="54"/>
          <w:sz w:val="23"/>
          <w:szCs w:val="23"/>
        </w:rPr>
        <w:t>（</w:t>
      </w:r>
      <w:r>
        <w:rPr>
          <w:sz w:val="23"/>
          <w:szCs w:val="23"/>
        </w:rPr>
        <w:t>Adaptive</w:t>
      </w:r>
      <w:r>
        <w:rPr>
          <w:spacing w:val="26"/>
          <w:sz w:val="23"/>
          <w:szCs w:val="23"/>
        </w:rPr>
        <w:t xml:space="preserve"> </w:t>
      </w:r>
      <w:r>
        <w:rPr>
          <w:sz w:val="23"/>
          <w:szCs w:val="23"/>
        </w:rPr>
        <w:t>Moment</w:t>
      </w:r>
      <w:r>
        <w:rPr>
          <w:spacing w:val="24"/>
          <w:sz w:val="23"/>
          <w:szCs w:val="23"/>
        </w:rPr>
        <w:t xml:space="preserve"> </w:t>
      </w:r>
      <w:r>
        <w:rPr>
          <w:sz w:val="23"/>
          <w:szCs w:val="23"/>
        </w:rPr>
        <w:t>Estimation</w:t>
      </w:r>
      <w:r>
        <w:rPr>
          <w:spacing w:val="54"/>
          <w:sz w:val="23"/>
          <w:szCs w:val="23"/>
        </w:rPr>
        <w:t xml:space="preserve"> </w:t>
      </w:r>
      <w:r>
        <w:rPr>
          <w:sz w:val="23"/>
          <w:szCs w:val="23"/>
        </w:rPr>
        <w:t>with</w:t>
      </w:r>
      <w:r>
        <w:rPr>
          <w:spacing w:val="54"/>
          <w:sz w:val="23"/>
          <w:szCs w:val="23"/>
        </w:rPr>
        <w:t xml:space="preserve"> </w:t>
      </w:r>
      <w:r>
        <w:rPr>
          <w:sz w:val="23"/>
          <w:szCs w:val="23"/>
        </w:rPr>
        <w:t>Weight</w:t>
      </w:r>
      <w:r>
        <w:rPr>
          <w:spacing w:val="23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Decay</w:t>
      </w:r>
      <w:r>
        <w:rPr>
          <w:rFonts w:ascii="宋体" w:hAnsi="宋体" w:eastAsia="宋体" w:cs="宋体"/>
          <w:spacing w:val="-62"/>
          <w:sz w:val="23"/>
          <w:szCs w:val="23"/>
        </w:rPr>
        <w:t>），</w:t>
      </w:r>
      <w:r>
        <w:rPr>
          <w:rFonts w:ascii="宋体" w:hAnsi="宋体" w:eastAsia="宋体" w:cs="宋体"/>
          <w:spacing w:val="54"/>
          <w:sz w:val="23"/>
          <w:szCs w:val="23"/>
        </w:rPr>
        <w:t>该优化器由</w:t>
      </w:r>
      <w:r>
        <w:rPr>
          <w:rFonts w:ascii="宋体" w:hAnsi="宋体" w:eastAsia="宋体" w:cs="宋体"/>
          <w:spacing w:val="-34"/>
          <w:sz w:val="23"/>
          <w:szCs w:val="23"/>
        </w:rPr>
        <w:t xml:space="preserve"> </w:t>
      </w:r>
      <w:r>
        <w:rPr>
          <w:sz w:val="23"/>
          <w:szCs w:val="23"/>
        </w:rPr>
        <w:t>Loshchilov</w:t>
      </w:r>
      <w:r>
        <w:rPr>
          <w:spacing w:val="2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54"/>
          <w:sz w:val="23"/>
          <w:szCs w:val="23"/>
        </w:rPr>
        <w:t>和</w:t>
      </w:r>
      <w:r>
        <w:rPr>
          <w:sz w:val="23"/>
          <w:szCs w:val="23"/>
        </w:rPr>
        <w:t>Hutter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5"/>
          <w:sz w:val="23"/>
          <w:szCs w:val="23"/>
        </w:rPr>
        <w:t>提出，结合了自适应学习率和解耦权重衰减策略，</w:t>
      </w:r>
      <w:r>
        <w:rPr>
          <w:rFonts w:ascii="宋体" w:hAnsi="宋体" w:eastAsia="宋体" w:cs="宋体"/>
          <w:spacing w:val="4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5"/>
          <w:sz w:val="23"/>
          <w:szCs w:val="23"/>
        </w:rPr>
        <w:t>能够在训练过程中有效控制模</w:t>
      </w:r>
      <w:r>
        <w:rPr>
          <w:rFonts w:ascii="宋体" w:hAnsi="宋体" w:eastAsia="宋体" w:cs="宋体"/>
          <w:spacing w:val="6"/>
          <w:sz w:val="23"/>
          <w:szCs w:val="23"/>
        </w:rPr>
        <w:t>型复杂度；学习率调度采用</w:t>
      </w:r>
      <w:r>
        <w:rPr>
          <w:rFonts w:ascii="宋体" w:hAnsi="宋体" w:eastAsia="宋体" w:cs="宋体"/>
          <w:spacing w:val="-30"/>
          <w:sz w:val="23"/>
          <w:szCs w:val="23"/>
        </w:rPr>
        <w:t xml:space="preserve"> </w:t>
      </w:r>
      <w:r>
        <w:rPr>
          <w:sz w:val="23"/>
          <w:szCs w:val="23"/>
        </w:rPr>
        <w:t>CosineAnnealingLR</w:t>
      </w:r>
      <w:r>
        <w:rPr>
          <w:rFonts w:ascii="宋体" w:hAnsi="宋体" w:eastAsia="宋体" w:cs="宋体"/>
          <w:spacing w:val="6"/>
          <w:sz w:val="23"/>
          <w:szCs w:val="23"/>
        </w:rPr>
        <w:t>（余弦退火学习率调度</w:t>
      </w:r>
      <w:r>
        <w:rPr>
          <w:rFonts w:ascii="宋体" w:hAnsi="宋体" w:eastAsia="宋体" w:cs="宋体"/>
          <w:spacing w:val="9"/>
          <w:sz w:val="23"/>
          <w:szCs w:val="23"/>
        </w:rPr>
        <w:t>），</w:t>
      </w:r>
      <w:r>
        <w:rPr>
          <w:rFonts w:ascii="宋体" w:hAnsi="宋体" w:eastAsia="宋体" w:cs="宋体"/>
          <w:spacing w:val="6"/>
          <w:sz w:val="23"/>
          <w:szCs w:val="23"/>
        </w:rPr>
        <w:t>学习率随训练</w:t>
      </w:r>
      <w:r>
        <w:rPr>
          <w:rFonts w:ascii="宋体" w:hAnsi="宋体" w:eastAsia="宋体" w:cs="宋体"/>
          <w:spacing w:val="4"/>
          <w:sz w:val="23"/>
          <w:szCs w:val="23"/>
        </w:rPr>
        <w:t>轮次按余弦函数从初始值逐渐衰减至最小值；</w:t>
      </w:r>
      <w:r>
        <w:rPr>
          <w:rFonts w:ascii="宋体" w:hAnsi="宋体" w:eastAsia="宋体" w:cs="宋体"/>
          <w:spacing w:val="3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4"/>
          <w:sz w:val="23"/>
          <w:szCs w:val="23"/>
        </w:rPr>
        <w:t>使用混合精度</w:t>
      </w:r>
      <w:r>
        <w:rPr>
          <w:rFonts w:ascii="宋体" w:hAnsi="宋体" w:eastAsia="宋体" w:cs="宋体"/>
          <w:spacing w:val="3"/>
          <w:sz w:val="23"/>
          <w:szCs w:val="23"/>
        </w:rPr>
        <w:t>训练（</w:t>
      </w:r>
      <w:r>
        <w:rPr>
          <w:sz w:val="23"/>
          <w:szCs w:val="23"/>
        </w:rPr>
        <w:t>AMP</w:t>
      </w:r>
      <w:r>
        <w:rPr>
          <w:rFonts w:ascii="宋体" w:hAnsi="宋体" w:eastAsia="宋体" w:cs="宋体"/>
          <w:spacing w:val="3"/>
          <w:sz w:val="23"/>
          <w:szCs w:val="23"/>
        </w:rPr>
        <w:t>）加速训练并减</w:t>
      </w:r>
      <w:r>
        <w:rPr>
          <w:rFonts w:ascii="宋体" w:hAnsi="宋体" w:eastAsia="宋体" w:cs="宋体"/>
          <w:spacing w:val="6"/>
          <w:sz w:val="23"/>
          <w:szCs w:val="23"/>
        </w:rPr>
        <w:t xml:space="preserve">少显存占用；权重衰减系数设为 </w:t>
      </w:r>
      <w:r>
        <w:rPr>
          <w:spacing w:val="6"/>
          <w:sz w:val="23"/>
          <w:szCs w:val="23"/>
        </w:rPr>
        <w:t>1</w:t>
      </w:r>
      <w:r>
        <w:rPr>
          <w:spacing w:val="51"/>
          <w:sz w:val="23"/>
          <w:szCs w:val="23"/>
        </w:rPr>
        <w:t xml:space="preserve"> </w:t>
      </w:r>
      <w:r>
        <w:rPr>
          <w:i/>
          <w:iCs/>
          <w:spacing w:val="6"/>
          <w:sz w:val="23"/>
          <w:szCs w:val="23"/>
        </w:rPr>
        <w:t>×</w:t>
      </w:r>
      <w:r>
        <w:rPr>
          <w:i/>
          <w:iCs/>
          <w:spacing w:val="22"/>
          <w:sz w:val="23"/>
          <w:szCs w:val="23"/>
        </w:rPr>
        <w:t xml:space="preserve"> </w:t>
      </w:r>
      <w:r>
        <w:rPr>
          <w:spacing w:val="6"/>
          <w:sz w:val="23"/>
          <w:szCs w:val="23"/>
        </w:rPr>
        <w:t>10</w:t>
      </w:r>
      <w:r>
        <w:rPr>
          <w:i/>
          <w:iCs/>
          <w:spacing w:val="6"/>
          <w:position w:val="8"/>
          <w:sz w:val="15"/>
          <w:szCs w:val="15"/>
        </w:rPr>
        <w:t>—</w:t>
      </w:r>
      <w:r>
        <w:rPr>
          <w:spacing w:val="6"/>
          <w:position w:val="8"/>
          <w:sz w:val="15"/>
          <w:szCs w:val="15"/>
        </w:rPr>
        <w:t>4</w:t>
      </w:r>
      <w:r>
        <w:rPr>
          <w:rFonts w:ascii="宋体" w:hAnsi="宋体" w:eastAsia="宋体" w:cs="宋体"/>
          <w:spacing w:val="6"/>
          <w:sz w:val="23"/>
          <w:szCs w:val="23"/>
        </w:rPr>
        <w:t>；梯度裁剪的</w:t>
      </w:r>
      <w:r>
        <w:rPr>
          <w:rFonts w:ascii="宋体" w:hAnsi="宋体" w:eastAsia="宋体" w:cs="宋体"/>
          <w:spacing w:val="-23"/>
          <w:sz w:val="23"/>
          <w:szCs w:val="23"/>
        </w:rPr>
        <w:t xml:space="preserve"> </w:t>
      </w:r>
      <w:r>
        <w:rPr>
          <w:sz w:val="23"/>
          <w:szCs w:val="23"/>
        </w:rPr>
        <w:t>max</w:t>
      </w:r>
      <w:r>
        <w:rPr>
          <w:spacing w:val="34"/>
          <w:sz w:val="23"/>
          <w:szCs w:val="23"/>
        </w:rPr>
        <w:t xml:space="preserve"> </w:t>
      </w:r>
      <w:r>
        <w:rPr>
          <w:sz w:val="23"/>
          <w:szCs w:val="23"/>
        </w:rPr>
        <w:t>norm</w:t>
      </w:r>
      <w:r>
        <w:rPr>
          <w:spacing w:val="40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6"/>
          <w:sz w:val="23"/>
          <w:szCs w:val="23"/>
        </w:rPr>
        <w:t xml:space="preserve">设为 </w:t>
      </w:r>
      <w:r>
        <w:rPr>
          <w:spacing w:val="6"/>
          <w:sz w:val="23"/>
          <w:szCs w:val="23"/>
        </w:rPr>
        <w:t>1.0</w:t>
      </w:r>
      <w:r>
        <w:rPr>
          <w:rFonts w:ascii="宋体" w:hAnsi="宋体" w:eastAsia="宋体" w:cs="宋体"/>
          <w:spacing w:val="6"/>
          <w:sz w:val="23"/>
          <w:szCs w:val="23"/>
        </w:rPr>
        <w:t>，</w:t>
      </w:r>
      <w:r>
        <w:rPr>
          <w:rFonts w:ascii="宋体" w:hAnsi="宋体" w:eastAsia="宋体" w:cs="宋体"/>
          <w:spacing w:val="-68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6"/>
          <w:sz w:val="23"/>
          <w:szCs w:val="23"/>
        </w:rPr>
        <w:t>以防止梯度爆炸。各方法的具体超参配置如表</w:t>
      </w:r>
      <w:r>
        <w:fldChar w:fldCharType="begin"/>
      </w:r>
      <w:r>
        <w:instrText xml:space="preserve"> HYPERLINK \l "bookmark19" </w:instrText>
      </w:r>
      <w:r>
        <w:fldChar w:fldCharType="separate"/>
      </w:r>
      <w:r>
        <w:rPr>
          <w:spacing w:val="6"/>
          <w:sz w:val="23"/>
          <w:szCs w:val="23"/>
        </w:rPr>
        <w:t>2</w:t>
      </w:r>
      <w:r>
        <w:rPr>
          <w:spacing w:val="6"/>
          <w:sz w:val="23"/>
          <w:szCs w:val="23"/>
        </w:rPr>
        <w:fldChar w:fldCharType="end"/>
      </w:r>
      <w:r>
        <w:rPr>
          <w:rFonts w:ascii="宋体" w:hAnsi="宋体" w:eastAsia="宋体" w:cs="宋体"/>
          <w:spacing w:val="6"/>
          <w:sz w:val="23"/>
          <w:szCs w:val="23"/>
        </w:rPr>
        <w:t>所示。</w:t>
      </w:r>
    </w:p>
    <w:p w14:paraId="2E50898A">
      <w:pPr>
        <w:spacing w:line="256" w:lineRule="auto"/>
        <w:rPr>
          <w:rFonts w:ascii="Arial"/>
          <w:sz w:val="21"/>
        </w:rPr>
      </w:pPr>
    </w:p>
    <w:p w14:paraId="527B2714">
      <w:pPr>
        <w:pStyle w:val="3"/>
        <w:spacing w:before="76" w:line="200" w:lineRule="auto"/>
        <w:ind w:left="3161"/>
        <w:rPr>
          <w:rFonts w:ascii="宋体" w:hAnsi="宋体" w:eastAsia="宋体" w:cs="宋体"/>
          <w:sz w:val="23"/>
          <w:szCs w:val="23"/>
        </w:rPr>
      </w:pPr>
      <w:bookmarkStart w:id="1" w:name="bookmark19"/>
      <w:bookmarkEnd w:id="1"/>
      <w:r>
        <w:rPr>
          <w:rFonts w:ascii="宋体" w:hAnsi="宋体" w:eastAsia="宋体" w:cs="宋体"/>
          <w:spacing w:val="5"/>
          <w:sz w:val="23"/>
          <w:szCs w:val="23"/>
        </w:rPr>
        <w:t>表</w:t>
      </w:r>
      <w:r>
        <w:rPr>
          <w:rFonts w:ascii="宋体" w:hAnsi="宋体" w:eastAsia="宋体" w:cs="宋体"/>
          <w:spacing w:val="-25"/>
          <w:sz w:val="23"/>
          <w:szCs w:val="23"/>
        </w:rPr>
        <w:t xml:space="preserve"> </w:t>
      </w:r>
      <w:r>
        <w:rPr>
          <w:spacing w:val="5"/>
          <w:sz w:val="23"/>
          <w:szCs w:val="23"/>
        </w:rPr>
        <w:t>2:</w:t>
      </w:r>
      <w:r>
        <w:rPr>
          <w:sz w:val="23"/>
          <w:szCs w:val="23"/>
        </w:rPr>
        <w:t xml:space="preserve">  </w:t>
      </w:r>
      <w:r>
        <w:rPr>
          <w:rFonts w:ascii="宋体" w:hAnsi="宋体" w:eastAsia="宋体" w:cs="宋体"/>
          <w:spacing w:val="5"/>
          <w:sz w:val="23"/>
          <w:szCs w:val="23"/>
        </w:rPr>
        <w:t>各方法的超参数配置</w:t>
      </w:r>
    </w:p>
    <w:tbl>
      <w:tblPr>
        <w:tblStyle w:val="8"/>
        <w:tblW w:w="6117" w:type="dxa"/>
        <w:tblInd w:w="147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9"/>
        <w:gridCol w:w="980"/>
        <w:gridCol w:w="1100"/>
        <w:gridCol w:w="1200"/>
        <w:gridCol w:w="1208"/>
      </w:tblGrid>
      <w:tr w14:paraId="56D5583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1629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197696B6">
            <w:pPr>
              <w:pStyle w:val="9"/>
              <w:spacing w:before="68" w:line="228" w:lineRule="auto"/>
              <w:ind w:left="129"/>
            </w:pPr>
            <w:r>
              <w:rPr>
                <w:spacing w:val="3"/>
              </w:rPr>
              <w:t>方法</w:t>
            </w:r>
          </w:p>
        </w:tc>
        <w:tc>
          <w:tcPr>
            <w:tcW w:w="980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549F8396">
            <w:pPr>
              <w:spacing w:before="105" w:line="195" w:lineRule="auto"/>
              <w:ind w:left="124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8"/>
                <w:sz w:val="23"/>
                <w:szCs w:val="23"/>
              </w:rPr>
              <w:t>Epochs</w:t>
            </w:r>
          </w:p>
        </w:tc>
        <w:tc>
          <w:tcPr>
            <w:tcW w:w="1100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1B25C5D3">
            <w:pPr>
              <w:pStyle w:val="9"/>
              <w:spacing w:before="67" w:line="227" w:lineRule="auto"/>
              <w:ind w:left="203"/>
            </w:pPr>
            <w:r>
              <w:rPr>
                <w:spacing w:val="4"/>
              </w:rPr>
              <w:t>学习率</w:t>
            </w:r>
          </w:p>
        </w:tc>
        <w:tc>
          <w:tcPr>
            <w:tcW w:w="1200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7A9D2278">
            <w:pPr>
              <w:spacing w:before="91" w:line="220" w:lineRule="auto"/>
              <w:ind w:left="132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6"/>
                <w:sz w:val="23"/>
                <w:szCs w:val="23"/>
              </w:rPr>
              <w:t>BS</w:t>
            </w:r>
            <w:r>
              <w:rPr>
                <w:rFonts w:ascii="Times New Roman" w:hAnsi="Times New Roman" w:eastAsia="Times New Roman" w:cs="Times New Roman"/>
                <w:spacing w:val="49"/>
                <w:w w:val="10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  <w:sz w:val="23"/>
                <w:szCs w:val="23"/>
              </w:rPr>
              <w:t>(ViT)</w:t>
            </w:r>
          </w:p>
        </w:tc>
        <w:tc>
          <w:tcPr>
            <w:tcW w:w="1208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21F64AAB">
            <w:pPr>
              <w:spacing w:before="91" w:line="220" w:lineRule="auto"/>
              <w:ind w:left="13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BS</w:t>
            </w:r>
            <w:r>
              <w:rPr>
                <w:rFonts w:ascii="Times New Roman" w:hAnsi="Times New Roman" w:eastAsia="Times New Roman" w:cs="Times New Roman"/>
                <w:spacing w:val="45"/>
                <w:w w:val="10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  <w:sz w:val="23"/>
                <w:szCs w:val="23"/>
              </w:rPr>
              <w:t>(R50)</w:t>
            </w:r>
          </w:p>
        </w:tc>
      </w:tr>
      <w:tr w14:paraId="516917D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629" w:type="dxa"/>
            <w:tcBorders>
              <w:top w:val="single" w:color="000000" w:sz="4" w:space="0"/>
            </w:tcBorders>
            <w:vAlign w:val="top"/>
          </w:tcPr>
          <w:p w14:paraId="17DED95D">
            <w:pPr>
              <w:spacing w:before="97" w:line="186" w:lineRule="auto"/>
              <w:ind w:left="12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7"/>
                <w:sz w:val="23"/>
                <w:szCs w:val="23"/>
              </w:rPr>
              <w:t>From</w:t>
            </w:r>
            <w:r>
              <w:rPr>
                <w:rFonts w:ascii="Times New Roman" w:hAnsi="Times New Roman" w:eastAsia="Times New Roman" w:cs="Times New Roman"/>
                <w:spacing w:val="42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7"/>
                <w:sz w:val="23"/>
                <w:szCs w:val="23"/>
              </w:rPr>
              <w:t>Scratch</w:t>
            </w:r>
          </w:p>
        </w:tc>
        <w:tc>
          <w:tcPr>
            <w:tcW w:w="980" w:type="dxa"/>
            <w:tcBorders>
              <w:top w:val="single" w:color="000000" w:sz="4" w:space="0"/>
            </w:tcBorders>
            <w:vAlign w:val="top"/>
          </w:tcPr>
          <w:p w14:paraId="2288606A">
            <w:pPr>
              <w:spacing w:before="106" w:line="177" w:lineRule="auto"/>
              <w:ind w:left="33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3"/>
                <w:szCs w:val="23"/>
              </w:rPr>
              <w:t>100</w:t>
            </w:r>
          </w:p>
        </w:tc>
        <w:tc>
          <w:tcPr>
            <w:tcW w:w="1100" w:type="dxa"/>
            <w:tcBorders>
              <w:top w:val="single" w:color="000000" w:sz="4" w:space="0"/>
            </w:tcBorders>
            <w:vAlign w:val="top"/>
          </w:tcPr>
          <w:p w14:paraId="5D11B143">
            <w:pPr>
              <w:spacing w:before="61" w:line="218" w:lineRule="auto"/>
              <w:ind w:left="134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pacing w:val="-11"/>
                <w:sz w:val="23"/>
                <w:szCs w:val="23"/>
              </w:rPr>
              <w:t>1</w:t>
            </w:r>
            <w:r>
              <w:rPr>
                <w:rFonts w:ascii="Times New Roman" w:hAnsi="Times New Roman" w:eastAsia="Times New Roman" w:cs="Times New Roman"/>
                <w:spacing w:val="31"/>
                <w:w w:val="10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11"/>
                <w:sz w:val="23"/>
                <w:szCs w:val="23"/>
              </w:rPr>
              <w:t>×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7"/>
                <w:w w:val="10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1"/>
                <w:sz w:val="23"/>
                <w:szCs w:val="23"/>
              </w:rPr>
              <w:t>10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4"/>
                <w:position w:val="7"/>
                <w:sz w:val="15"/>
                <w:szCs w:val="15"/>
              </w:rPr>
              <w:t>—</w:t>
            </w:r>
            <w:r>
              <w:rPr>
                <w:rFonts w:ascii="Times New Roman" w:hAnsi="Times New Roman" w:eastAsia="Times New Roman" w:cs="Times New Roman"/>
                <w:spacing w:val="4"/>
                <w:position w:val="7"/>
                <w:sz w:val="15"/>
                <w:szCs w:val="15"/>
              </w:rPr>
              <w:t>3</w:t>
            </w:r>
          </w:p>
        </w:tc>
        <w:tc>
          <w:tcPr>
            <w:tcW w:w="1200" w:type="dxa"/>
            <w:tcBorders>
              <w:top w:val="single" w:color="000000" w:sz="4" w:space="0"/>
            </w:tcBorders>
            <w:vAlign w:val="top"/>
          </w:tcPr>
          <w:p w14:paraId="6EDF9AF0">
            <w:pPr>
              <w:spacing w:before="104" w:line="179" w:lineRule="auto"/>
              <w:ind w:left="497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3"/>
                <w:szCs w:val="23"/>
              </w:rPr>
              <w:t>64</w:t>
            </w:r>
          </w:p>
        </w:tc>
        <w:tc>
          <w:tcPr>
            <w:tcW w:w="1208" w:type="dxa"/>
            <w:tcBorders>
              <w:top w:val="single" w:color="000000" w:sz="4" w:space="0"/>
            </w:tcBorders>
            <w:vAlign w:val="top"/>
          </w:tcPr>
          <w:p w14:paraId="70EB2D4E">
            <w:pPr>
              <w:spacing w:before="106" w:line="177" w:lineRule="auto"/>
              <w:ind w:left="454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3"/>
                <w:szCs w:val="23"/>
              </w:rPr>
              <w:t>128</w:t>
            </w:r>
          </w:p>
        </w:tc>
      </w:tr>
      <w:tr w14:paraId="251F4AF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1629" w:type="dxa"/>
            <w:vAlign w:val="top"/>
          </w:tcPr>
          <w:p w14:paraId="630DA0AB">
            <w:pPr>
              <w:spacing w:before="77" w:line="181" w:lineRule="auto"/>
              <w:ind w:left="12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9"/>
                <w:sz w:val="23"/>
                <w:szCs w:val="23"/>
              </w:rPr>
              <w:t>Full</w:t>
            </w:r>
            <w:r>
              <w:rPr>
                <w:rFonts w:ascii="Times New Roman" w:hAnsi="Times New Roman" w:eastAsia="Times New Roman" w:cs="Times New Roman"/>
                <w:spacing w:val="3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  <w:sz w:val="23"/>
                <w:szCs w:val="23"/>
              </w:rPr>
              <w:t>FT</w:t>
            </w:r>
          </w:p>
        </w:tc>
        <w:tc>
          <w:tcPr>
            <w:tcW w:w="980" w:type="dxa"/>
            <w:vAlign w:val="top"/>
          </w:tcPr>
          <w:p w14:paraId="2F1116F4">
            <w:pPr>
              <w:spacing w:before="84" w:line="175" w:lineRule="auto"/>
              <w:ind w:left="377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3"/>
                <w:szCs w:val="23"/>
              </w:rPr>
              <w:t>30</w:t>
            </w:r>
          </w:p>
        </w:tc>
        <w:tc>
          <w:tcPr>
            <w:tcW w:w="1100" w:type="dxa"/>
            <w:vAlign w:val="top"/>
          </w:tcPr>
          <w:p w14:paraId="38E55E59">
            <w:pPr>
              <w:spacing w:before="38" w:line="216" w:lineRule="auto"/>
              <w:ind w:left="134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pacing w:val="-11"/>
                <w:sz w:val="23"/>
                <w:szCs w:val="23"/>
              </w:rPr>
              <w:t>1</w:t>
            </w:r>
            <w:r>
              <w:rPr>
                <w:rFonts w:ascii="Times New Roman" w:hAnsi="Times New Roman" w:eastAsia="Times New Roman" w:cs="Times New Roman"/>
                <w:spacing w:val="31"/>
                <w:w w:val="10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11"/>
                <w:sz w:val="23"/>
                <w:szCs w:val="23"/>
              </w:rPr>
              <w:t>×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7"/>
                <w:w w:val="10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1"/>
                <w:sz w:val="23"/>
                <w:szCs w:val="23"/>
              </w:rPr>
              <w:t>10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4"/>
                <w:position w:val="7"/>
                <w:sz w:val="15"/>
                <w:szCs w:val="15"/>
              </w:rPr>
              <w:t>—</w:t>
            </w:r>
            <w:r>
              <w:rPr>
                <w:rFonts w:ascii="Times New Roman" w:hAnsi="Times New Roman" w:eastAsia="Times New Roman" w:cs="Times New Roman"/>
                <w:spacing w:val="4"/>
                <w:position w:val="7"/>
                <w:sz w:val="15"/>
                <w:szCs w:val="15"/>
              </w:rPr>
              <w:t>4</w:t>
            </w:r>
          </w:p>
        </w:tc>
        <w:tc>
          <w:tcPr>
            <w:tcW w:w="1200" w:type="dxa"/>
            <w:vAlign w:val="top"/>
          </w:tcPr>
          <w:p w14:paraId="1AC65434">
            <w:pPr>
              <w:spacing w:before="81" w:line="177" w:lineRule="auto"/>
              <w:ind w:left="497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3"/>
                <w:szCs w:val="23"/>
              </w:rPr>
              <w:t>64</w:t>
            </w:r>
          </w:p>
        </w:tc>
        <w:tc>
          <w:tcPr>
            <w:tcW w:w="1208" w:type="dxa"/>
            <w:vAlign w:val="top"/>
          </w:tcPr>
          <w:p w14:paraId="3EB654C4">
            <w:pPr>
              <w:spacing w:before="84" w:line="175" w:lineRule="auto"/>
              <w:ind w:left="454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3"/>
                <w:szCs w:val="23"/>
              </w:rPr>
              <w:t>128</w:t>
            </w:r>
          </w:p>
        </w:tc>
      </w:tr>
      <w:tr w14:paraId="07C580D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1629" w:type="dxa"/>
            <w:vAlign w:val="top"/>
          </w:tcPr>
          <w:p w14:paraId="527B2576">
            <w:pPr>
              <w:spacing w:before="78" w:line="179" w:lineRule="auto"/>
              <w:ind w:left="12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9"/>
                <w:sz w:val="23"/>
                <w:szCs w:val="23"/>
              </w:rPr>
              <w:t>Linear</w:t>
            </w:r>
            <w:r>
              <w:rPr>
                <w:rFonts w:ascii="Times New Roman" w:hAnsi="Times New Roman" w:eastAsia="Times New Roman" w:cs="Times New Roman"/>
                <w:spacing w:val="34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9"/>
                <w:sz w:val="23"/>
                <w:szCs w:val="23"/>
              </w:rPr>
              <w:t>Prob.</w:t>
            </w:r>
          </w:p>
        </w:tc>
        <w:tc>
          <w:tcPr>
            <w:tcW w:w="980" w:type="dxa"/>
            <w:vAlign w:val="top"/>
          </w:tcPr>
          <w:p w14:paraId="11796918">
            <w:pPr>
              <w:spacing w:before="85" w:line="173" w:lineRule="auto"/>
              <w:ind w:left="378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3"/>
                <w:szCs w:val="23"/>
              </w:rPr>
              <w:t>50</w:t>
            </w:r>
          </w:p>
        </w:tc>
        <w:tc>
          <w:tcPr>
            <w:tcW w:w="1100" w:type="dxa"/>
            <w:vAlign w:val="top"/>
          </w:tcPr>
          <w:p w14:paraId="2CCAA909">
            <w:pPr>
              <w:spacing w:before="41" w:line="213" w:lineRule="auto"/>
              <w:ind w:left="134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pacing w:val="-11"/>
                <w:sz w:val="23"/>
                <w:szCs w:val="23"/>
              </w:rPr>
              <w:t>1</w:t>
            </w:r>
            <w:r>
              <w:rPr>
                <w:rFonts w:ascii="Times New Roman" w:hAnsi="Times New Roman" w:eastAsia="Times New Roman" w:cs="Times New Roman"/>
                <w:spacing w:val="31"/>
                <w:w w:val="10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11"/>
                <w:sz w:val="23"/>
                <w:szCs w:val="23"/>
              </w:rPr>
              <w:t>×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7"/>
                <w:w w:val="10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1"/>
                <w:sz w:val="23"/>
                <w:szCs w:val="23"/>
              </w:rPr>
              <w:t>10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4"/>
                <w:position w:val="7"/>
                <w:sz w:val="15"/>
                <w:szCs w:val="15"/>
              </w:rPr>
              <w:t>—</w:t>
            </w:r>
            <w:r>
              <w:rPr>
                <w:rFonts w:ascii="Times New Roman" w:hAnsi="Times New Roman" w:eastAsia="Times New Roman" w:cs="Times New Roman"/>
                <w:spacing w:val="4"/>
                <w:position w:val="7"/>
                <w:sz w:val="15"/>
                <w:szCs w:val="15"/>
              </w:rPr>
              <w:t>3</w:t>
            </w:r>
          </w:p>
        </w:tc>
        <w:tc>
          <w:tcPr>
            <w:tcW w:w="1200" w:type="dxa"/>
            <w:vAlign w:val="top"/>
          </w:tcPr>
          <w:p w14:paraId="0B50590E">
            <w:pPr>
              <w:spacing w:before="85" w:line="173" w:lineRule="auto"/>
              <w:ind w:left="44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3"/>
                <w:szCs w:val="23"/>
              </w:rPr>
              <w:t>256</w:t>
            </w:r>
          </w:p>
        </w:tc>
        <w:tc>
          <w:tcPr>
            <w:tcW w:w="1208" w:type="dxa"/>
            <w:vAlign w:val="top"/>
          </w:tcPr>
          <w:p w14:paraId="404AE098">
            <w:pPr>
              <w:spacing w:before="85" w:line="173" w:lineRule="auto"/>
              <w:ind w:left="443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3"/>
                <w:szCs w:val="23"/>
              </w:rPr>
              <w:t>256</w:t>
            </w:r>
          </w:p>
        </w:tc>
      </w:tr>
      <w:tr w14:paraId="3813067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629" w:type="dxa"/>
            <w:tcBorders>
              <w:bottom w:val="single" w:color="000000" w:sz="6" w:space="0"/>
            </w:tcBorders>
            <w:vAlign w:val="top"/>
          </w:tcPr>
          <w:p w14:paraId="4C8FC3F9">
            <w:pPr>
              <w:spacing w:before="76" w:line="200" w:lineRule="auto"/>
              <w:ind w:left="12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1"/>
                <w:sz w:val="23"/>
                <w:szCs w:val="23"/>
              </w:rPr>
              <w:t>Adapter</w:t>
            </w:r>
            <w:r>
              <w:rPr>
                <w:rFonts w:ascii="Times New Roman" w:hAnsi="Times New Roman" w:eastAsia="Times New Roman" w:cs="Times New Roman"/>
                <w:spacing w:val="29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1"/>
                <w:sz w:val="23"/>
                <w:szCs w:val="23"/>
              </w:rPr>
              <w:t>Tun.</w:t>
            </w:r>
          </w:p>
        </w:tc>
        <w:tc>
          <w:tcPr>
            <w:tcW w:w="980" w:type="dxa"/>
            <w:tcBorders>
              <w:bottom w:val="single" w:color="000000" w:sz="6" w:space="0"/>
            </w:tcBorders>
            <w:vAlign w:val="top"/>
          </w:tcPr>
          <w:p w14:paraId="16166D5E">
            <w:pPr>
              <w:spacing w:before="89" w:line="193" w:lineRule="auto"/>
              <w:ind w:left="378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3"/>
                <w:szCs w:val="23"/>
              </w:rPr>
              <w:t>50</w:t>
            </w:r>
          </w:p>
        </w:tc>
        <w:tc>
          <w:tcPr>
            <w:tcW w:w="1100" w:type="dxa"/>
            <w:tcBorders>
              <w:bottom w:val="single" w:color="000000" w:sz="6" w:space="0"/>
            </w:tcBorders>
            <w:vAlign w:val="top"/>
          </w:tcPr>
          <w:p w14:paraId="3073E637">
            <w:pPr>
              <w:spacing w:before="43" w:line="314" w:lineRule="exact"/>
              <w:ind w:left="134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pacing w:val="-11"/>
                <w:position w:val="1"/>
                <w:sz w:val="23"/>
                <w:szCs w:val="23"/>
              </w:rPr>
              <w:t>1</w:t>
            </w:r>
            <w:r>
              <w:rPr>
                <w:rFonts w:ascii="Times New Roman" w:hAnsi="Times New Roman" w:eastAsia="Times New Roman" w:cs="Times New Roman"/>
                <w:spacing w:val="31"/>
                <w:w w:val="101"/>
                <w:position w:val="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11"/>
                <w:position w:val="1"/>
                <w:sz w:val="23"/>
                <w:szCs w:val="23"/>
              </w:rPr>
              <w:t>×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7"/>
                <w:w w:val="101"/>
                <w:position w:val="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1"/>
                <w:position w:val="1"/>
                <w:sz w:val="23"/>
                <w:szCs w:val="23"/>
              </w:rPr>
              <w:t>10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4"/>
                <w:position w:val="8"/>
                <w:sz w:val="15"/>
                <w:szCs w:val="15"/>
              </w:rPr>
              <w:t>—</w:t>
            </w:r>
            <w:r>
              <w:rPr>
                <w:rFonts w:ascii="Times New Roman" w:hAnsi="Times New Roman" w:eastAsia="Times New Roman" w:cs="Times New Roman"/>
                <w:spacing w:val="4"/>
                <w:position w:val="8"/>
                <w:sz w:val="15"/>
                <w:szCs w:val="15"/>
              </w:rPr>
              <w:t>3</w:t>
            </w:r>
          </w:p>
        </w:tc>
        <w:tc>
          <w:tcPr>
            <w:tcW w:w="1200" w:type="dxa"/>
            <w:tcBorders>
              <w:bottom w:val="single" w:color="000000" w:sz="6" w:space="0"/>
            </w:tcBorders>
            <w:vAlign w:val="top"/>
          </w:tcPr>
          <w:p w14:paraId="0AD9D516">
            <w:pPr>
              <w:spacing w:before="86" w:line="196" w:lineRule="auto"/>
              <w:ind w:left="497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3"/>
                <w:szCs w:val="23"/>
              </w:rPr>
              <w:t>64</w:t>
            </w:r>
          </w:p>
        </w:tc>
        <w:tc>
          <w:tcPr>
            <w:tcW w:w="1208" w:type="dxa"/>
            <w:tcBorders>
              <w:bottom w:val="single" w:color="000000" w:sz="6" w:space="0"/>
            </w:tcBorders>
            <w:vAlign w:val="top"/>
          </w:tcPr>
          <w:p w14:paraId="34955E0C">
            <w:pPr>
              <w:spacing w:before="89" w:line="193" w:lineRule="auto"/>
              <w:ind w:left="454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3"/>
                <w:szCs w:val="23"/>
              </w:rPr>
              <w:t>128</w:t>
            </w:r>
          </w:p>
        </w:tc>
      </w:tr>
    </w:tbl>
    <w:p w14:paraId="009BB563">
      <w:pPr>
        <w:spacing w:line="309" w:lineRule="auto"/>
        <w:rPr>
          <w:rFonts w:ascii="Arial"/>
          <w:sz w:val="21"/>
        </w:rPr>
      </w:pPr>
    </w:p>
    <w:p w14:paraId="36F498D8">
      <w:pPr>
        <w:pStyle w:val="3"/>
        <w:spacing w:before="75" w:line="284" w:lineRule="auto"/>
        <w:ind w:firstLine="483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2"/>
          <w:sz w:val="23"/>
          <w:szCs w:val="23"/>
        </w:rPr>
        <w:t>所有图像均经过统一的预处理流程：训练集使用</w:t>
      </w:r>
      <w:r>
        <w:rPr>
          <w:rFonts w:ascii="宋体" w:hAnsi="宋体" w:eastAsia="宋体" w:cs="宋体"/>
          <w:spacing w:val="-23"/>
          <w:sz w:val="23"/>
          <w:szCs w:val="23"/>
        </w:rPr>
        <w:t xml:space="preserve"> </w:t>
      </w:r>
      <w:r>
        <w:rPr>
          <w:sz w:val="23"/>
          <w:szCs w:val="23"/>
        </w:rPr>
        <w:t>Resize</w:t>
      </w:r>
      <w:r>
        <w:rPr>
          <w:spacing w:val="12"/>
          <w:sz w:val="23"/>
          <w:szCs w:val="23"/>
        </w:rPr>
        <w:t>(256)</w:t>
      </w:r>
      <w:r>
        <w:rPr>
          <w:spacing w:val="36"/>
          <w:sz w:val="23"/>
          <w:szCs w:val="23"/>
        </w:rPr>
        <w:t xml:space="preserve"> </w:t>
      </w:r>
      <w:r>
        <w:rPr>
          <w:i/>
          <w:iCs/>
          <w:spacing w:val="12"/>
          <w:sz w:val="23"/>
          <w:szCs w:val="23"/>
        </w:rPr>
        <w:t>→</w:t>
      </w:r>
      <w:r>
        <w:rPr>
          <w:i/>
          <w:iCs/>
          <w:spacing w:val="46"/>
          <w:sz w:val="23"/>
          <w:szCs w:val="23"/>
        </w:rPr>
        <w:t xml:space="preserve"> </w:t>
      </w:r>
      <w:r>
        <w:rPr>
          <w:sz w:val="23"/>
          <w:szCs w:val="23"/>
        </w:rPr>
        <w:t>RandomCrop</w:t>
      </w:r>
      <w:r>
        <w:rPr>
          <w:spacing w:val="12"/>
          <w:sz w:val="23"/>
          <w:szCs w:val="23"/>
        </w:rPr>
        <w:t>(224)</w:t>
      </w:r>
      <w:r>
        <w:rPr>
          <w:sz w:val="23"/>
          <w:szCs w:val="23"/>
        </w:rPr>
        <w:t xml:space="preserve"> </w:t>
      </w:r>
      <w:r>
        <w:rPr>
          <w:i/>
          <w:iCs/>
          <w:spacing w:val="23"/>
          <w:sz w:val="23"/>
          <w:szCs w:val="23"/>
        </w:rPr>
        <w:t>→</w:t>
      </w:r>
      <w:r>
        <w:rPr>
          <w:i/>
          <w:iCs/>
          <w:spacing w:val="63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RandomHorizontalFlip</w:t>
      </w:r>
      <w:r>
        <w:rPr>
          <w:spacing w:val="41"/>
          <w:sz w:val="23"/>
          <w:szCs w:val="23"/>
        </w:rPr>
        <w:t xml:space="preserve"> </w:t>
      </w:r>
      <w:r>
        <w:rPr>
          <w:i/>
          <w:iCs/>
          <w:spacing w:val="23"/>
          <w:sz w:val="23"/>
          <w:szCs w:val="23"/>
        </w:rPr>
        <w:t>→</w:t>
      </w:r>
      <w:r>
        <w:rPr>
          <w:i/>
          <w:iCs/>
          <w:spacing w:val="49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ToTensor</w:t>
      </w:r>
      <w:r>
        <w:rPr>
          <w:spacing w:val="41"/>
          <w:sz w:val="23"/>
          <w:szCs w:val="23"/>
        </w:rPr>
        <w:t xml:space="preserve"> </w:t>
      </w:r>
      <w:r>
        <w:rPr>
          <w:i/>
          <w:iCs/>
          <w:spacing w:val="23"/>
          <w:sz w:val="23"/>
          <w:szCs w:val="23"/>
        </w:rPr>
        <w:t>→</w:t>
      </w:r>
      <w:r>
        <w:rPr>
          <w:i/>
          <w:iCs/>
          <w:spacing w:val="51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Normalize</w:t>
      </w:r>
      <w:r>
        <w:rPr>
          <w:rFonts w:ascii="宋体" w:hAnsi="宋体" w:eastAsia="宋体" w:cs="宋体"/>
          <w:spacing w:val="23"/>
          <w:sz w:val="23"/>
          <w:szCs w:val="23"/>
        </w:rPr>
        <w:t>；测试集使用</w:t>
      </w:r>
      <w:r>
        <w:rPr>
          <w:rFonts w:ascii="宋体" w:hAnsi="宋体" w:eastAsia="宋体" w:cs="宋体"/>
          <w:spacing w:val="-20"/>
          <w:sz w:val="23"/>
          <w:szCs w:val="23"/>
        </w:rPr>
        <w:t xml:space="preserve"> </w:t>
      </w:r>
      <w:r>
        <w:rPr>
          <w:sz w:val="23"/>
          <w:szCs w:val="23"/>
        </w:rPr>
        <w:t>Resize</w:t>
      </w:r>
      <w:r>
        <w:rPr>
          <w:spacing w:val="23"/>
          <w:sz w:val="23"/>
          <w:szCs w:val="23"/>
        </w:rPr>
        <w:t>(256)</w:t>
      </w:r>
      <w:r>
        <w:rPr>
          <w:spacing w:val="41"/>
          <w:w w:val="101"/>
          <w:sz w:val="23"/>
          <w:szCs w:val="23"/>
        </w:rPr>
        <w:t xml:space="preserve"> </w:t>
      </w:r>
      <w:r>
        <w:rPr>
          <w:i/>
          <w:iCs/>
          <w:spacing w:val="23"/>
          <w:sz w:val="23"/>
          <w:szCs w:val="23"/>
        </w:rPr>
        <w:t>→</w:t>
      </w:r>
      <w:r>
        <w:rPr>
          <w:i/>
          <w:iCs/>
          <w:spacing w:val="5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Cen</w:t>
      </w:r>
      <w:r>
        <w:rPr>
          <w:spacing w:val="23"/>
          <w:sz w:val="23"/>
          <w:szCs w:val="23"/>
        </w:rPr>
        <w:t>-</w:t>
      </w:r>
      <w:r>
        <w:rPr>
          <w:sz w:val="23"/>
          <w:szCs w:val="23"/>
        </w:rPr>
        <w:t xml:space="preserve"> terCrop</w:t>
      </w:r>
      <w:r>
        <w:rPr>
          <w:spacing w:val="18"/>
          <w:sz w:val="23"/>
          <w:szCs w:val="23"/>
        </w:rPr>
        <w:t>(224)</w:t>
      </w:r>
      <w:r>
        <w:rPr>
          <w:spacing w:val="51"/>
          <w:sz w:val="23"/>
          <w:szCs w:val="23"/>
        </w:rPr>
        <w:t xml:space="preserve"> </w:t>
      </w:r>
      <w:r>
        <w:rPr>
          <w:i/>
          <w:iCs/>
          <w:spacing w:val="18"/>
          <w:sz w:val="23"/>
          <w:szCs w:val="23"/>
        </w:rPr>
        <w:t>→</w:t>
      </w:r>
      <w:r>
        <w:rPr>
          <w:i/>
          <w:iCs/>
          <w:spacing w:val="1"/>
          <w:sz w:val="23"/>
          <w:szCs w:val="23"/>
        </w:rPr>
        <w:t xml:space="preserve">  </w:t>
      </w:r>
      <w:r>
        <w:rPr>
          <w:sz w:val="23"/>
          <w:szCs w:val="23"/>
        </w:rPr>
        <w:t>ToTensor</w:t>
      </w:r>
      <w:r>
        <w:rPr>
          <w:spacing w:val="51"/>
          <w:w w:val="101"/>
          <w:sz w:val="23"/>
          <w:szCs w:val="23"/>
        </w:rPr>
        <w:t xml:space="preserve"> </w:t>
      </w:r>
      <w:r>
        <w:rPr>
          <w:i/>
          <w:iCs/>
          <w:spacing w:val="18"/>
          <w:sz w:val="23"/>
          <w:szCs w:val="23"/>
        </w:rPr>
        <w:t>→</w:t>
      </w:r>
      <w:r>
        <w:rPr>
          <w:i/>
          <w:iCs/>
          <w:spacing w:val="2"/>
          <w:sz w:val="23"/>
          <w:szCs w:val="23"/>
        </w:rPr>
        <w:t xml:space="preserve">  </w:t>
      </w:r>
      <w:r>
        <w:rPr>
          <w:sz w:val="23"/>
          <w:szCs w:val="23"/>
        </w:rPr>
        <w:t>Normalize</w:t>
      </w:r>
      <w:r>
        <w:rPr>
          <w:rFonts w:ascii="宋体" w:hAnsi="宋体" w:eastAsia="宋体" w:cs="宋体"/>
          <w:spacing w:val="18"/>
          <w:sz w:val="23"/>
          <w:szCs w:val="23"/>
        </w:rPr>
        <w:t>。归一化参数使用各数据集的通道均值和标准</w:t>
      </w:r>
      <w:r>
        <w:rPr>
          <w:rFonts w:ascii="宋体" w:hAnsi="宋体" w:eastAsia="宋体" w:cs="宋体"/>
          <w:spacing w:val="-7"/>
          <w:sz w:val="23"/>
          <w:szCs w:val="23"/>
        </w:rPr>
        <w:t>差。</w:t>
      </w:r>
    </w:p>
    <w:p w14:paraId="190068CA">
      <w:pPr>
        <w:spacing w:line="299" w:lineRule="auto"/>
        <w:rPr>
          <w:rFonts w:ascii="Arial"/>
          <w:sz w:val="21"/>
        </w:rPr>
      </w:pPr>
    </w:p>
    <w:p w14:paraId="268AF414">
      <w:pPr>
        <w:pStyle w:val="3"/>
        <w:spacing w:before="92" w:line="225" w:lineRule="auto"/>
        <w:ind w:left="4"/>
        <w:outlineLvl w:val="1"/>
        <w:rPr>
          <w:rFonts w:ascii="黑体" w:hAnsi="黑体" w:eastAsia="黑体" w:cs="黑体"/>
          <w:sz w:val="28"/>
          <w:szCs w:val="28"/>
        </w:rPr>
      </w:pPr>
      <w:r>
        <w:rPr>
          <w:b/>
          <w:bCs/>
          <w:spacing w:val="7"/>
          <w:sz w:val="28"/>
          <w:szCs w:val="28"/>
        </w:rPr>
        <w:t xml:space="preserve">4.5 </w:t>
      </w:r>
      <w:del w:id="154" w:author="刘华明" w:date="2026-10-15T16:52:05Z">
        <w:r>
          <w:rPr>
            <w:b/>
            <w:bCs/>
            <w:spacing w:val="7"/>
            <w:sz w:val="28"/>
            <w:szCs w:val="28"/>
          </w:rPr>
          <w:delText xml:space="preserve">  </w:delText>
        </w:r>
      </w:del>
      <w:del w:id="155" w:author="刘华明" w:date="2026-10-15T16:52:04Z">
        <w:r>
          <w:rPr>
            <w:b/>
            <w:bCs/>
            <w:spacing w:val="7"/>
            <w:sz w:val="28"/>
            <w:szCs w:val="28"/>
          </w:rPr>
          <w:delText xml:space="preserve"> </w:delText>
        </w:r>
      </w:del>
      <w:r>
        <w:rPr>
          <w:rFonts w:ascii="黑体" w:hAnsi="黑体" w:eastAsia="黑体" w:cs="黑体"/>
          <w:spacing w:val="7"/>
          <w:sz w:val="28"/>
          <w:szCs w:val="28"/>
        </w:rPr>
        <w:t>实验中的特殊情况说明</w:t>
      </w:r>
    </w:p>
    <w:p w14:paraId="2C242075">
      <w:pPr>
        <w:pStyle w:val="3"/>
        <w:spacing w:before="213" w:line="289" w:lineRule="auto"/>
        <w:ind w:left="7" w:firstLine="476"/>
        <w:rPr>
          <w:del w:id="156" w:author="刘华明" w:date="2026-10-15T16:52:19Z"/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9"/>
          <w:sz w:val="23"/>
          <w:szCs w:val="23"/>
        </w:rPr>
        <w:t>本文在</w:t>
      </w:r>
      <w:r>
        <w:rPr>
          <w:rFonts w:ascii="宋体" w:hAnsi="宋体" w:eastAsia="宋体" w:cs="宋体"/>
          <w:spacing w:val="-16"/>
          <w:sz w:val="23"/>
          <w:szCs w:val="23"/>
        </w:rPr>
        <w:t xml:space="preserve"> </w:t>
      </w:r>
      <w:r>
        <w:rPr>
          <w:sz w:val="23"/>
          <w:szCs w:val="23"/>
        </w:rPr>
        <w:t>SVHN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9"/>
          <w:sz w:val="23"/>
          <w:szCs w:val="23"/>
        </w:rPr>
        <w:t>数据集上使用</w:t>
      </w:r>
      <w:r>
        <w:rPr>
          <w:rFonts w:ascii="宋体" w:hAnsi="宋体" w:eastAsia="宋体" w:cs="宋体"/>
          <w:spacing w:val="-30"/>
          <w:sz w:val="23"/>
          <w:szCs w:val="23"/>
        </w:rPr>
        <w:t xml:space="preserve"> </w:t>
      </w:r>
      <w:r>
        <w:rPr>
          <w:sz w:val="23"/>
          <w:szCs w:val="23"/>
        </w:rPr>
        <w:t>ViT</w:t>
      </w:r>
      <w:r>
        <w:rPr>
          <w:spacing w:val="31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9"/>
          <w:sz w:val="23"/>
          <w:szCs w:val="23"/>
        </w:rPr>
        <w:t>进行线性探测实验时，</w:t>
      </w:r>
      <w:r>
        <w:rPr>
          <w:rFonts w:ascii="宋体" w:hAnsi="宋体" w:eastAsia="宋体" w:cs="宋体"/>
          <w:spacing w:val="-67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9"/>
          <w:sz w:val="23"/>
          <w:szCs w:val="23"/>
        </w:rPr>
        <w:t>因代码冻结逻辑通过参数名是否包含</w:t>
      </w:r>
      <w:r>
        <w:rPr>
          <w:rFonts w:hint="eastAsia" w:eastAsia="宋体"/>
          <w:spacing w:val="9"/>
          <w:sz w:val="23"/>
          <w:szCs w:val="23"/>
          <w:lang w:eastAsia="zh-CN"/>
        </w:rPr>
        <w:t>“</w:t>
      </w:r>
      <w:r>
        <w:rPr>
          <w:sz w:val="23"/>
          <w:szCs w:val="23"/>
        </w:rPr>
        <w:t>fc</w:t>
      </w:r>
      <w:r>
        <w:rPr>
          <w:rFonts w:hint="eastAsia" w:eastAsia="宋体"/>
          <w:sz w:val="23"/>
          <w:szCs w:val="23"/>
          <w:lang w:eastAsia="zh-CN"/>
        </w:rPr>
        <w:t>”</w:t>
      </w:r>
      <w:r>
        <w:rPr>
          <w:spacing w:val="4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9"/>
          <w:sz w:val="23"/>
          <w:szCs w:val="23"/>
        </w:rPr>
        <w:t>关键字来判断是否冻结，</w:t>
      </w:r>
      <w:r>
        <w:rPr>
          <w:rFonts w:ascii="宋体" w:hAnsi="宋体" w:eastAsia="宋体" w:cs="宋体"/>
          <w:spacing w:val="-30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9"/>
          <w:sz w:val="23"/>
          <w:szCs w:val="23"/>
        </w:rPr>
        <w:t>而</w:t>
      </w:r>
      <w:r>
        <w:rPr>
          <w:rFonts w:ascii="宋体" w:hAnsi="宋体" w:eastAsia="宋体" w:cs="宋体"/>
          <w:spacing w:val="-35"/>
          <w:sz w:val="23"/>
          <w:szCs w:val="23"/>
        </w:rPr>
        <w:t xml:space="preserve"> </w:t>
      </w:r>
      <w:r>
        <w:rPr>
          <w:sz w:val="23"/>
          <w:szCs w:val="23"/>
        </w:rPr>
        <w:t>ViT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9"/>
          <w:sz w:val="23"/>
          <w:szCs w:val="23"/>
        </w:rPr>
        <w:t>每个</w:t>
      </w:r>
      <w:r>
        <w:rPr>
          <w:rFonts w:ascii="宋体" w:hAnsi="宋体" w:eastAsia="宋体" w:cs="宋体"/>
          <w:spacing w:val="-31"/>
          <w:sz w:val="23"/>
          <w:szCs w:val="23"/>
        </w:rPr>
        <w:t xml:space="preserve"> </w:t>
      </w:r>
      <w:r>
        <w:rPr>
          <w:sz w:val="23"/>
          <w:szCs w:val="23"/>
        </w:rPr>
        <w:t>Transformer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9"/>
          <w:sz w:val="23"/>
          <w:szCs w:val="23"/>
        </w:rPr>
        <w:t>块的</w:t>
      </w:r>
      <w:r>
        <w:rPr>
          <w:rFonts w:ascii="宋体" w:hAnsi="宋体" w:eastAsia="宋体" w:cs="宋体"/>
          <w:spacing w:val="-29"/>
          <w:sz w:val="23"/>
          <w:szCs w:val="23"/>
        </w:rPr>
        <w:t xml:space="preserve"> </w:t>
      </w:r>
      <w:r>
        <w:rPr>
          <w:sz w:val="23"/>
          <w:szCs w:val="23"/>
        </w:rPr>
        <w:t>MLP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9"/>
          <w:sz w:val="23"/>
          <w:szCs w:val="23"/>
        </w:rPr>
        <w:t>层参数名</w:t>
      </w:r>
    </w:p>
    <w:p w14:paraId="2C242075">
      <w:pPr>
        <w:pStyle w:val="3"/>
        <w:spacing w:before="213"/>
        <w:ind w:left="7" w:firstLine="476"/>
        <w:rPr>
          <w:del w:id="158" w:author="刘华明" w:date="2026-10-15T16:52:20Z"/>
          <w:rFonts w:ascii="宋体" w:hAnsi="宋体" w:eastAsia="宋体" w:cs="宋体"/>
          <w:sz w:val="23"/>
          <w:szCs w:val="23"/>
        </w:rPr>
        <w:sectPr>
          <w:headerReference r:id="rId13" w:type="default"/>
          <w:pgSz w:w="11906" w:h="16838"/>
          <w:pgMar w:top="1022" w:right="1417" w:bottom="400" w:left="1421" w:header="654" w:footer="0" w:gutter="0"/>
          <w:cols w:space="720" w:num="1"/>
        </w:sectPr>
        <w:pPrChange w:id="157" w:author="刘华明" w:date="2026-10-15T16:52:19Z">
          <w:pPr>
            <w:spacing w:line="289" w:lineRule="auto"/>
          </w:pPr>
        </w:pPrChange>
      </w:pPr>
    </w:p>
    <w:p w14:paraId="76833E2F">
      <w:pPr>
        <w:spacing w:line="350" w:lineRule="auto"/>
        <w:rPr>
          <w:del w:id="159" w:author="刘华明" w:date="2026-10-15T16:52:24Z"/>
          <w:rFonts w:ascii="Arial"/>
          <w:sz w:val="21"/>
        </w:rPr>
      </w:pPr>
    </w:p>
    <w:p w14:paraId="58EC0BC0">
      <w:pPr>
        <w:pStyle w:val="3"/>
        <w:spacing w:before="75" w:line="284" w:lineRule="auto"/>
        <w:ind w:left="128" w:right="351" w:hanging="128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z w:val="23"/>
          <w:szCs w:val="23"/>
        </w:rPr>
        <w:t>（如</w:t>
      </w:r>
      <w:r>
        <w:rPr>
          <w:rFonts w:ascii="宋体" w:hAnsi="宋体" w:eastAsia="宋体" w:cs="宋体"/>
          <w:spacing w:val="29"/>
          <w:sz w:val="23"/>
          <w:szCs w:val="23"/>
        </w:rPr>
        <w:t xml:space="preserve"> </w:t>
      </w:r>
      <w:r>
        <w:rPr>
          <w:rFonts w:ascii="Courier New" w:hAnsi="Courier New" w:eastAsia="Courier New" w:cs="Courier New"/>
          <w:sz w:val="23"/>
          <w:szCs w:val="23"/>
        </w:rPr>
        <w:t>blocks.X.mlp.fc1</w:t>
      </w:r>
      <w:r>
        <w:rPr>
          <w:rFonts w:ascii="宋体" w:hAnsi="宋体" w:eastAsia="宋体" w:cs="宋体"/>
          <w:sz w:val="23"/>
          <w:szCs w:val="23"/>
        </w:rPr>
        <w:t>）恰好包含</w:t>
      </w:r>
      <w:r>
        <w:rPr>
          <w:rFonts w:hint="eastAsia" w:eastAsia="宋体"/>
          <w:spacing w:val="9"/>
          <w:sz w:val="23"/>
          <w:szCs w:val="23"/>
          <w:lang w:eastAsia="zh-CN"/>
        </w:rPr>
        <w:t>“</w:t>
      </w:r>
      <w:r>
        <w:rPr>
          <w:sz w:val="23"/>
          <w:szCs w:val="23"/>
        </w:rPr>
        <w:t>fc</w:t>
      </w:r>
      <w:r>
        <w:rPr>
          <w:rFonts w:hint="eastAsia" w:eastAsia="宋体"/>
          <w:sz w:val="23"/>
          <w:szCs w:val="23"/>
          <w:lang w:eastAsia="zh-CN"/>
        </w:rPr>
        <w:t>”</w:t>
      </w:r>
      <w:r>
        <w:rPr>
          <w:rFonts w:ascii="宋体" w:hAnsi="宋体" w:eastAsia="宋体" w:cs="宋体"/>
          <w:sz w:val="23"/>
          <w:szCs w:val="23"/>
        </w:rPr>
        <w:t xml:space="preserve">，导致 </w:t>
      </w:r>
      <w:r>
        <w:rPr>
          <w:sz w:val="23"/>
          <w:szCs w:val="23"/>
        </w:rPr>
        <w:t xml:space="preserve">ViT </w:t>
      </w:r>
      <w:r>
        <w:rPr>
          <w:spacing w:val="-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"/>
          <w:sz w:val="23"/>
          <w:szCs w:val="23"/>
        </w:rPr>
        <w:t xml:space="preserve">的所有 </w:t>
      </w:r>
      <w:r>
        <w:rPr>
          <w:spacing w:val="-1"/>
          <w:sz w:val="23"/>
          <w:szCs w:val="23"/>
        </w:rPr>
        <w:t>MLP</w:t>
      </w:r>
      <w:r>
        <w:rPr>
          <w:spacing w:val="46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"/>
          <w:sz w:val="23"/>
          <w:szCs w:val="23"/>
        </w:rPr>
        <w:t>层被意外解冻。因此，</w:t>
      </w:r>
      <w:r>
        <w:rPr>
          <w:rFonts w:ascii="宋体" w:hAnsi="宋体" w:eastAsia="宋体" w:cs="宋体"/>
          <w:spacing w:val="13"/>
          <w:sz w:val="23"/>
          <w:szCs w:val="23"/>
        </w:rPr>
        <w:t>该实验实际为部分微调（</w:t>
      </w:r>
      <w:r>
        <w:rPr>
          <w:sz w:val="23"/>
          <w:szCs w:val="23"/>
        </w:rPr>
        <w:t>Partial</w:t>
      </w:r>
      <w:r>
        <w:rPr>
          <w:spacing w:val="40"/>
          <w:sz w:val="23"/>
          <w:szCs w:val="23"/>
        </w:rPr>
        <w:t xml:space="preserve"> </w:t>
      </w:r>
      <w:r>
        <w:rPr>
          <w:sz w:val="23"/>
          <w:szCs w:val="23"/>
        </w:rPr>
        <w:t>Fine</w:t>
      </w:r>
      <w:r>
        <w:rPr>
          <w:spacing w:val="13"/>
          <w:sz w:val="23"/>
          <w:szCs w:val="23"/>
        </w:rPr>
        <w:t>-</w:t>
      </w:r>
      <w:r>
        <w:rPr>
          <w:sz w:val="23"/>
          <w:szCs w:val="23"/>
        </w:rPr>
        <w:t>tuning</w:t>
      </w:r>
      <w:r>
        <w:rPr>
          <w:rFonts w:ascii="宋体" w:hAnsi="宋体" w:eastAsia="宋体" w:cs="宋体"/>
          <w:spacing w:val="-61"/>
          <w:sz w:val="23"/>
          <w:szCs w:val="23"/>
        </w:rPr>
        <w:t>），</w:t>
      </w:r>
      <w:r>
        <w:rPr>
          <w:rFonts w:ascii="宋体" w:hAnsi="宋体" w:eastAsia="宋体" w:cs="宋体"/>
          <w:spacing w:val="-47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3"/>
          <w:sz w:val="23"/>
          <w:szCs w:val="23"/>
        </w:rPr>
        <w:t>可训练参数达</w:t>
      </w:r>
      <w:r>
        <w:rPr>
          <w:rFonts w:ascii="宋体" w:hAnsi="宋体" w:eastAsia="宋体" w:cs="宋体"/>
          <w:spacing w:val="-16"/>
          <w:sz w:val="23"/>
          <w:szCs w:val="23"/>
        </w:rPr>
        <w:t xml:space="preserve"> </w:t>
      </w:r>
      <w:r>
        <w:rPr>
          <w:spacing w:val="13"/>
          <w:sz w:val="23"/>
          <w:szCs w:val="23"/>
        </w:rPr>
        <w:t>56.68M</w:t>
      </w:r>
      <w:r>
        <w:rPr>
          <w:rFonts w:ascii="宋体" w:hAnsi="宋体" w:eastAsia="宋体" w:cs="宋体"/>
          <w:spacing w:val="13"/>
          <w:sz w:val="23"/>
          <w:szCs w:val="23"/>
        </w:rPr>
        <w:t>（占比</w:t>
      </w:r>
      <w:r>
        <w:rPr>
          <w:rFonts w:ascii="宋体" w:hAnsi="宋体" w:eastAsia="宋体" w:cs="宋体"/>
          <w:spacing w:val="-18"/>
          <w:sz w:val="23"/>
          <w:szCs w:val="23"/>
        </w:rPr>
        <w:t xml:space="preserve"> </w:t>
      </w:r>
      <w:r>
        <w:rPr>
          <w:spacing w:val="13"/>
          <w:sz w:val="23"/>
          <w:szCs w:val="23"/>
        </w:rPr>
        <w:t>66.05%</w:t>
      </w:r>
      <w:r>
        <w:rPr>
          <w:rFonts w:ascii="宋体" w:hAnsi="宋体" w:eastAsia="宋体" w:cs="宋体"/>
          <w:spacing w:val="-61"/>
          <w:sz w:val="23"/>
          <w:szCs w:val="23"/>
        </w:rPr>
        <w:t>），</w:t>
      </w:r>
      <w:r>
        <w:rPr>
          <w:rFonts w:ascii="宋体" w:hAnsi="宋体" w:eastAsia="宋体" w:cs="宋体"/>
          <w:spacing w:val="20"/>
          <w:sz w:val="23"/>
          <w:szCs w:val="23"/>
        </w:rPr>
        <w:t>并非标准线性探测。本文在结果报告中如实将该实验标注为</w:t>
      </w:r>
      <w:r>
        <w:rPr>
          <w:spacing w:val="20"/>
          <w:sz w:val="23"/>
          <w:szCs w:val="23"/>
        </w:rPr>
        <w:t>”</w:t>
      </w:r>
      <w:r>
        <w:rPr>
          <w:sz w:val="23"/>
          <w:szCs w:val="23"/>
        </w:rPr>
        <w:t>Partial</w:t>
      </w:r>
      <w:r>
        <w:rPr>
          <w:spacing w:val="61"/>
          <w:sz w:val="23"/>
          <w:szCs w:val="23"/>
        </w:rPr>
        <w:t xml:space="preserve"> </w:t>
      </w:r>
      <w:r>
        <w:rPr>
          <w:sz w:val="23"/>
          <w:szCs w:val="23"/>
        </w:rPr>
        <w:t>Fine</w:t>
      </w:r>
      <w:r>
        <w:rPr>
          <w:spacing w:val="20"/>
          <w:sz w:val="23"/>
          <w:szCs w:val="23"/>
        </w:rPr>
        <w:t>-</w:t>
      </w:r>
      <w:r>
        <w:rPr>
          <w:sz w:val="23"/>
          <w:szCs w:val="23"/>
        </w:rPr>
        <w:t>tuning</w:t>
      </w:r>
      <w:r>
        <w:rPr>
          <w:spacing w:val="20"/>
          <w:sz w:val="23"/>
          <w:szCs w:val="23"/>
        </w:rPr>
        <w:t>”</w:t>
      </w:r>
      <w:r>
        <w:rPr>
          <w:rFonts w:ascii="宋体" w:hAnsi="宋体" w:eastAsia="宋体" w:cs="宋体"/>
          <w:spacing w:val="20"/>
          <w:sz w:val="23"/>
          <w:szCs w:val="23"/>
        </w:rPr>
        <w:t>。在</w:t>
      </w:r>
      <w:r>
        <w:rPr>
          <w:sz w:val="23"/>
          <w:szCs w:val="23"/>
        </w:rPr>
        <w:t>CIFAR</w:t>
      </w:r>
      <w:r>
        <w:rPr>
          <w:spacing w:val="3"/>
          <w:sz w:val="23"/>
          <w:szCs w:val="23"/>
        </w:rPr>
        <w:t>-100</w:t>
      </w:r>
      <w:r>
        <w:rPr>
          <w:spacing w:val="3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3"/>
          <w:sz w:val="23"/>
          <w:szCs w:val="23"/>
        </w:rPr>
        <w:t>上则实现了严格的标准线性探测（可训练参数仅</w:t>
      </w:r>
      <w:r>
        <w:rPr>
          <w:rFonts w:ascii="宋体" w:hAnsi="宋体" w:eastAsia="宋体" w:cs="宋体"/>
          <w:spacing w:val="-24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76</w:t>
      </w:r>
      <w:r>
        <w:rPr>
          <w:spacing w:val="2"/>
          <w:sz w:val="23"/>
          <w:szCs w:val="23"/>
        </w:rPr>
        <w:t>,900</w:t>
      </w:r>
      <w:r>
        <w:rPr>
          <w:rFonts w:ascii="宋体" w:hAnsi="宋体" w:eastAsia="宋体" w:cs="宋体"/>
          <w:spacing w:val="2"/>
          <w:sz w:val="23"/>
          <w:szCs w:val="23"/>
        </w:rPr>
        <w:t xml:space="preserve">，占比 </w:t>
      </w:r>
      <w:r>
        <w:rPr>
          <w:spacing w:val="2"/>
          <w:sz w:val="23"/>
          <w:szCs w:val="23"/>
        </w:rPr>
        <w:t>0.09%</w:t>
      </w:r>
      <w:r>
        <w:rPr>
          <w:rFonts w:ascii="宋体" w:hAnsi="宋体" w:eastAsia="宋体" w:cs="宋体"/>
          <w:spacing w:val="2"/>
          <w:sz w:val="23"/>
          <w:szCs w:val="23"/>
        </w:rPr>
        <w:t>）。</w:t>
      </w:r>
    </w:p>
    <w:p w14:paraId="4BD3D4DA">
      <w:pPr>
        <w:spacing w:line="360" w:lineRule="auto"/>
        <w:rPr>
          <w:rFonts w:ascii="Arial"/>
          <w:sz w:val="21"/>
        </w:rPr>
      </w:pPr>
    </w:p>
    <w:p w14:paraId="09135FBF">
      <w:pPr>
        <w:pStyle w:val="3"/>
        <w:spacing w:before="110" w:line="225" w:lineRule="auto"/>
        <w:ind w:left="3539"/>
        <w:outlineLvl w:val="0"/>
        <w:rPr>
          <w:rFonts w:ascii="黑体" w:hAnsi="黑体" w:eastAsia="黑体" w:cs="黑体"/>
          <w:sz w:val="34"/>
          <w:szCs w:val="34"/>
        </w:rPr>
      </w:pPr>
      <w:r>
        <w:rPr>
          <w:b/>
          <w:bCs/>
          <w:spacing w:val="3"/>
          <w:sz w:val="34"/>
          <w:szCs w:val="34"/>
        </w:rPr>
        <w:t xml:space="preserve">5 </w:t>
      </w:r>
      <w:del w:id="160" w:author="刘华明" w:date="2026-10-15T16:52:41Z">
        <w:r>
          <w:rPr>
            <w:b/>
            <w:bCs/>
            <w:spacing w:val="3"/>
            <w:sz w:val="34"/>
            <w:szCs w:val="34"/>
          </w:rPr>
          <w:delText xml:space="preserve"> </w:delText>
        </w:r>
      </w:del>
      <w:del w:id="161" w:author="刘华明" w:date="2026-10-15T16:52:40Z">
        <w:r>
          <w:rPr>
            <w:b/>
            <w:bCs/>
            <w:spacing w:val="3"/>
            <w:sz w:val="34"/>
            <w:szCs w:val="34"/>
          </w:rPr>
          <w:delText xml:space="preserve">  </w:delText>
        </w:r>
      </w:del>
      <w:r>
        <w:rPr>
          <w:rFonts w:ascii="黑体" w:hAnsi="黑体" w:eastAsia="黑体" w:cs="黑体"/>
          <w:spacing w:val="3"/>
          <w:sz w:val="34"/>
          <w:szCs w:val="34"/>
        </w:rPr>
        <w:t>结果与分析</w:t>
      </w:r>
    </w:p>
    <w:p w14:paraId="6FC3DACE">
      <w:pPr>
        <w:pStyle w:val="3"/>
        <w:spacing w:before="293" w:line="227" w:lineRule="auto"/>
        <w:ind w:left="601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7"/>
          <w:sz w:val="23"/>
          <w:szCs w:val="23"/>
        </w:rPr>
        <w:t>表</w:t>
      </w:r>
      <w:r>
        <w:fldChar w:fldCharType="begin"/>
      </w:r>
      <w:r>
        <w:instrText xml:space="preserve"> HYPERLINK \l "bookmark20" </w:instrText>
      </w:r>
      <w:r>
        <w:fldChar w:fldCharType="separate"/>
      </w:r>
      <w:r>
        <w:rPr>
          <w:spacing w:val="7"/>
          <w:sz w:val="23"/>
          <w:szCs w:val="23"/>
        </w:rPr>
        <w:t>3</w:t>
      </w:r>
      <w:r>
        <w:rPr>
          <w:spacing w:val="7"/>
          <w:sz w:val="23"/>
          <w:szCs w:val="23"/>
        </w:rPr>
        <w:fldChar w:fldCharType="end"/>
      </w:r>
      <w:r>
        <w:rPr>
          <w:rFonts w:ascii="宋体" w:hAnsi="宋体" w:eastAsia="宋体" w:cs="宋体"/>
          <w:spacing w:val="7"/>
          <w:sz w:val="23"/>
          <w:szCs w:val="23"/>
        </w:rPr>
        <w:t>和表</w:t>
      </w:r>
      <w:r>
        <w:fldChar w:fldCharType="begin"/>
      </w:r>
      <w:r>
        <w:instrText xml:space="preserve"> HYPERLINK \l "bookmark21" </w:instrText>
      </w:r>
      <w:r>
        <w:fldChar w:fldCharType="separate"/>
      </w:r>
      <w:r>
        <w:rPr>
          <w:spacing w:val="7"/>
          <w:sz w:val="23"/>
          <w:szCs w:val="23"/>
        </w:rPr>
        <w:t>4</w:t>
      </w:r>
      <w:r>
        <w:rPr>
          <w:spacing w:val="7"/>
          <w:sz w:val="23"/>
          <w:szCs w:val="23"/>
        </w:rPr>
        <w:fldChar w:fldCharType="end"/>
      </w:r>
      <w:r>
        <w:rPr>
          <w:rFonts w:ascii="宋体" w:hAnsi="宋体" w:eastAsia="宋体" w:cs="宋体"/>
          <w:spacing w:val="7"/>
          <w:sz w:val="23"/>
          <w:szCs w:val="23"/>
        </w:rPr>
        <w:t>分别展示了</w:t>
      </w:r>
      <w:r>
        <w:rPr>
          <w:rFonts w:ascii="宋体" w:hAnsi="宋体" w:eastAsia="宋体" w:cs="宋体"/>
          <w:spacing w:val="-23"/>
          <w:sz w:val="23"/>
          <w:szCs w:val="23"/>
        </w:rPr>
        <w:t xml:space="preserve"> </w:t>
      </w:r>
      <w:r>
        <w:rPr>
          <w:sz w:val="23"/>
          <w:szCs w:val="23"/>
        </w:rPr>
        <w:t>SVHN</w:t>
      </w:r>
      <w:r>
        <w:rPr>
          <w:spacing w:val="3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</w:rPr>
        <w:t>和</w:t>
      </w:r>
      <w:r>
        <w:rPr>
          <w:rFonts w:ascii="宋体" w:hAnsi="宋体" w:eastAsia="宋体" w:cs="宋体"/>
          <w:spacing w:val="-24"/>
          <w:sz w:val="23"/>
          <w:szCs w:val="23"/>
        </w:rPr>
        <w:t xml:space="preserve"> </w:t>
      </w:r>
      <w:r>
        <w:rPr>
          <w:sz w:val="23"/>
          <w:szCs w:val="23"/>
        </w:rPr>
        <w:t>CIFAR</w:t>
      </w:r>
      <w:r>
        <w:rPr>
          <w:spacing w:val="7"/>
          <w:sz w:val="23"/>
          <w:szCs w:val="23"/>
        </w:rPr>
        <w:t>-100</w:t>
      </w:r>
      <w:r>
        <w:rPr>
          <w:spacing w:val="31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</w:rPr>
        <w:t>数据集上各方法的性能对比。</w:t>
      </w:r>
    </w:p>
    <w:p w14:paraId="1E5B8D2C">
      <w:pPr>
        <w:pStyle w:val="3"/>
        <w:spacing w:before="75" w:line="200" w:lineRule="auto"/>
        <w:ind w:left="2914"/>
        <w:rPr>
          <w:rFonts w:ascii="宋体" w:hAnsi="宋体" w:eastAsia="宋体" w:cs="宋体"/>
          <w:sz w:val="23"/>
          <w:szCs w:val="23"/>
        </w:rPr>
      </w:pPr>
      <w:bookmarkStart w:id="2" w:name="bookmark20"/>
      <w:bookmarkEnd w:id="2"/>
      <w:r>
        <w:rPr>
          <w:rFonts w:ascii="宋体" w:hAnsi="宋体" w:eastAsia="宋体" w:cs="宋体"/>
          <w:spacing w:val="6"/>
          <w:sz w:val="23"/>
          <w:szCs w:val="23"/>
        </w:rPr>
        <w:t>表</w:t>
      </w:r>
      <w:r>
        <w:rPr>
          <w:rFonts w:ascii="宋体" w:hAnsi="宋体" w:eastAsia="宋体" w:cs="宋体"/>
          <w:spacing w:val="-18"/>
          <w:sz w:val="23"/>
          <w:szCs w:val="23"/>
        </w:rPr>
        <w:t xml:space="preserve"> </w:t>
      </w:r>
      <w:r>
        <w:rPr>
          <w:spacing w:val="6"/>
          <w:sz w:val="23"/>
          <w:szCs w:val="23"/>
        </w:rPr>
        <w:t>3:</w:t>
      </w:r>
      <w:r>
        <w:rPr>
          <w:sz w:val="23"/>
          <w:szCs w:val="23"/>
        </w:rPr>
        <w:t xml:space="preserve">  SVHN</w:t>
      </w:r>
      <w:r>
        <w:rPr>
          <w:spacing w:val="33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6"/>
          <w:sz w:val="23"/>
          <w:szCs w:val="23"/>
        </w:rPr>
        <w:t>数据集上的性能对比</w:t>
      </w:r>
    </w:p>
    <w:tbl>
      <w:tblPr>
        <w:tblStyle w:val="8"/>
        <w:tblW w:w="9537" w:type="dxa"/>
        <w:tblInd w:w="11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04"/>
        <w:gridCol w:w="1291"/>
        <w:gridCol w:w="1140"/>
        <w:gridCol w:w="1225"/>
        <w:gridCol w:w="1450"/>
        <w:gridCol w:w="1153"/>
        <w:gridCol w:w="1374"/>
      </w:tblGrid>
      <w:tr w14:paraId="238B625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904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30CFBCF1">
            <w:pPr>
              <w:pStyle w:val="9"/>
              <w:spacing w:before="68" w:line="228" w:lineRule="auto"/>
              <w:ind w:left="129"/>
            </w:pPr>
            <w:r>
              <w:rPr>
                <w:spacing w:val="3"/>
              </w:rPr>
              <w:t>方法</w:t>
            </w:r>
          </w:p>
        </w:tc>
        <w:tc>
          <w:tcPr>
            <w:tcW w:w="1291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39AA151E">
            <w:pPr>
              <w:pStyle w:val="9"/>
              <w:spacing w:before="68" w:line="226" w:lineRule="auto"/>
              <w:ind w:left="129"/>
            </w:pPr>
            <w:r>
              <w:rPr>
                <w:spacing w:val="3"/>
              </w:rPr>
              <w:t>骨干</w:t>
            </w:r>
          </w:p>
        </w:tc>
        <w:tc>
          <w:tcPr>
            <w:tcW w:w="1140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5339FBFA">
            <w:pPr>
              <w:spacing w:before="91" w:line="220" w:lineRule="auto"/>
              <w:ind w:left="12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Best</w:t>
            </w:r>
            <w:r>
              <w:rPr>
                <w:rFonts w:ascii="Times New Roman" w:hAnsi="Times New Roman" w:eastAsia="Times New Roman" w:cs="Times New Roman"/>
                <w:spacing w:val="43"/>
                <w:w w:val="10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4"/>
                <w:sz w:val="23"/>
                <w:szCs w:val="23"/>
              </w:rPr>
              <w:t>(%)</w:t>
            </w:r>
          </w:p>
        </w:tc>
        <w:tc>
          <w:tcPr>
            <w:tcW w:w="1225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5D627EF3">
            <w:pPr>
              <w:spacing w:before="91" w:line="220" w:lineRule="auto"/>
              <w:ind w:left="13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Final</w:t>
            </w:r>
            <w:r>
              <w:rPr>
                <w:rFonts w:ascii="Times New Roman" w:hAnsi="Times New Roman" w:eastAsia="Times New Roman" w:cs="Times New Roman"/>
                <w:spacing w:val="45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8"/>
                <w:sz w:val="23"/>
                <w:szCs w:val="23"/>
              </w:rPr>
              <w:t>(%)</w:t>
            </w:r>
          </w:p>
        </w:tc>
        <w:tc>
          <w:tcPr>
            <w:tcW w:w="1450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41855C1F">
            <w:pPr>
              <w:pStyle w:val="9"/>
              <w:spacing w:before="67" w:line="227" w:lineRule="auto"/>
              <w:ind w:left="137"/>
              <w:rPr>
                <w:rFonts w:ascii="Times New Roman" w:hAnsi="Times New Roman" w:eastAsia="Times New Roman" w:cs="Times New Roman"/>
              </w:rPr>
            </w:pPr>
            <w:r>
              <w:rPr>
                <w:spacing w:val="5"/>
              </w:rPr>
              <w:t>参数量</w:t>
            </w:r>
            <w:r>
              <w:rPr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5"/>
              </w:rPr>
              <w:t>(M)</w:t>
            </w:r>
          </w:p>
        </w:tc>
        <w:tc>
          <w:tcPr>
            <w:tcW w:w="1153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72547449">
            <w:pPr>
              <w:pStyle w:val="9"/>
              <w:spacing w:before="67" w:line="227" w:lineRule="auto"/>
              <w:ind w:left="155"/>
              <w:rPr>
                <w:rFonts w:ascii="Times New Roman" w:hAnsi="Times New Roman" w:eastAsia="Times New Roman" w:cs="Times New Roman"/>
              </w:rPr>
            </w:pPr>
            <w:r>
              <w:rPr>
                <w:spacing w:val="-5"/>
              </w:rPr>
              <w:t>占比</w:t>
            </w:r>
            <w:r>
              <w:rPr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(%)</w:t>
            </w:r>
          </w:p>
        </w:tc>
        <w:tc>
          <w:tcPr>
            <w:tcW w:w="1374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11E77BE0">
            <w:pPr>
              <w:pStyle w:val="9"/>
              <w:spacing w:before="67" w:line="227" w:lineRule="auto"/>
              <w:ind w:left="136"/>
              <w:rPr>
                <w:rFonts w:ascii="Times New Roman" w:hAnsi="Times New Roman" w:eastAsia="Times New Roman" w:cs="Times New Roman"/>
              </w:rPr>
            </w:pPr>
            <w:r>
              <w:rPr>
                <w:spacing w:val="11"/>
              </w:rPr>
              <w:t>耗时</w:t>
            </w:r>
            <w:r>
              <w:rPr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1"/>
              </w:rPr>
              <w:t>(</w:t>
            </w:r>
            <w:r>
              <w:rPr>
                <w:rFonts w:ascii="Times New Roman" w:hAnsi="Times New Roman" w:eastAsia="Times New Roman" w:cs="Times New Roman"/>
              </w:rPr>
              <w:t>min</w:t>
            </w:r>
            <w:r>
              <w:rPr>
                <w:rFonts w:ascii="Times New Roman" w:hAnsi="Times New Roman" w:eastAsia="Times New Roman" w:cs="Times New Roman"/>
                <w:spacing w:val="11"/>
              </w:rPr>
              <w:t>)</w:t>
            </w:r>
          </w:p>
        </w:tc>
      </w:tr>
      <w:tr w14:paraId="78ABAAF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904" w:type="dxa"/>
            <w:tcBorders>
              <w:top w:val="single" w:color="000000" w:sz="4" w:space="0"/>
            </w:tcBorders>
            <w:vAlign w:val="top"/>
          </w:tcPr>
          <w:p w14:paraId="6F123CB6">
            <w:pPr>
              <w:spacing w:before="68" w:line="218" w:lineRule="auto"/>
              <w:ind w:left="126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pacing w:val="10"/>
                <w:sz w:val="23"/>
                <w:szCs w:val="23"/>
              </w:rPr>
              <w:t>Adapter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0"/>
                <w:position w:val="8"/>
                <w:sz w:val="15"/>
                <w:szCs w:val="15"/>
              </w:rPr>
              <w:t>†</w:t>
            </w:r>
          </w:p>
        </w:tc>
        <w:tc>
          <w:tcPr>
            <w:tcW w:w="1291" w:type="dxa"/>
            <w:tcBorders>
              <w:top w:val="single" w:color="000000" w:sz="4" w:space="0"/>
            </w:tcBorders>
            <w:vAlign w:val="top"/>
          </w:tcPr>
          <w:p w14:paraId="7C53D3B7">
            <w:pPr>
              <w:spacing w:before="85" w:line="228" w:lineRule="auto"/>
              <w:ind w:left="123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ViT</w:t>
            </w:r>
            <w:r>
              <w:rPr>
                <w:rFonts w:ascii="Times New Roman" w:hAnsi="Times New Roman" w:eastAsia="Times New Roman" w:cs="Times New Roman"/>
                <w:spacing w:val="21"/>
                <w:sz w:val="23"/>
                <w:szCs w:val="23"/>
              </w:rPr>
              <w:t>-B/16</w:t>
            </w:r>
          </w:p>
        </w:tc>
        <w:tc>
          <w:tcPr>
            <w:tcW w:w="1140" w:type="dxa"/>
            <w:tcBorders>
              <w:top w:val="single" w:color="000000" w:sz="4" w:space="0"/>
            </w:tcBorders>
            <w:vAlign w:val="top"/>
          </w:tcPr>
          <w:p w14:paraId="41F80016">
            <w:pPr>
              <w:spacing w:before="103" w:line="195" w:lineRule="auto"/>
              <w:ind w:left="31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97.18</w:t>
            </w:r>
          </w:p>
        </w:tc>
        <w:tc>
          <w:tcPr>
            <w:tcW w:w="1225" w:type="dxa"/>
            <w:tcBorders>
              <w:top w:val="single" w:color="000000" w:sz="4" w:space="0"/>
            </w:tcBorders>
            <w:vAlign w:val="top"/>
          </w:tcPr>
          <w:p w14:paraId="031D9939">
            <w:pPr>
              <w:spacing w:before="103" w:line="195" w:lineRule="auto"/>
              <w:ind w:left="42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6.70</w:t>
            </w:r>
          </w:p>
        </w:tc>
        <w:tc>
          <w:tcPr>
            <w:tcW w:w="1450" w:type="dxa"/>
            <w:tcBorders>
              <w:top w:val="single" w:color="000000" w:sz="4" w:space="0"/>
            </w:tcBorders>
            <w:vAlign w:val="top"/>
          </w:tcPr>
          <w:p w14:paraId="36D6283F">
            <w:pPr>
              <w:spacing w:before="106" w:line="193" w:lineRule="auto"/>
              <w:ind w:left="523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3.56</w:t>
            </w:r>
          </w:p>
        </w:tc>
        <w:tc>
          <w:tcPr>
            <w:tcW w:w="1153" w:type="dxa"/>
            <w:tcBorders>
              <w:top w:val="single" w:color="000000" w:sz="4" w:space="0"/>
            </w:tcBorders>
            <w:vAlign w:val="top"/>
          </w:tcPr>
          <w:p w14:paraId="1D515BCF">
            <w:pPr>
              <w:spacing w:before="106" w:line="193" w:lineRule="auto"/>
              <w:ind w:left="375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3.98</w:t>
            </w:r>
          </w:p>
        </w:tc>
        <w:tc>
          <w:tcPr>
            <w:tcW w:w="1374" w:type="dxa"/>
            <w:tcBorders>
              <w:top w:val="single" w:color="000000" w:sz="4" w:space="0"/>
            </w:tcBorders>
            <w:vAlign w:val="top"/>
          </w:tcPr>
          <w:p w14:paraId="1C13D0AC">
            <w:pPr>
              <w:spacing w:before="106" w:line="193" w:lineRule="auto"/>
              <w:ind w:left="492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61.0</w:t>
            </w:r>
          </w:p>
        </w:tc>
      </w:tr>
      <w:tr w14:paraId="125CDE0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1904" w:type="dxa"/>
            <w:vAlign w:val="top"/>
          </w:tcPr>
          <w:p w14:paraId="1CB6CE61">
            <w:pPr>
              <w:spacing w:before="41" w:line="197" w:lineRule="auto"/>
              <w:ind w:left="12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8"/>
                <w:sz w:val="23"/>
                <w:szCs w:val="23"/>
              </w:rPr>
              <w:t>Full</w:t>
            </w:r>
            <w:r>
              <w:rPr>
                <w:rFonts w:ascii="Times New Roman" w:hAnsi="Times New Roman" w:eastAsia="Times New Roman" w:cs="Times New Roman"/>
                <w:spacing w:val="32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8"/>
                <w:sz w:val="23"/>
                <w:szCs w:val="23"/>
              </w:rPr>
              <w:t>Fine-tuning</w:t>
            </w:r>
          </w:p>
        </w:tc>
        <w:tc>
          <w:tcPr>
            <w:tcW w:w="1291" w:type="dxa"/>
            <w:vAlign w:val="top"/>
          </w:tcPr>
          <w:p w14:paraId="23C75E73">
            <w:pPr>
              <w:spacing w:before="26" w:line="227" w:lineRule="auto"/>
              <w:ind w:left="123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ViT</w:t>
            </w:r>
            <w:r>
              <w:rPr>
                <w:rFonts w:ascii="Times New Roman" w:hAnsi="Times New Roman" w:eastAsia="Times New Roman" w:cs="Times New Roman"/>
                <w:spacing w:val="21"/>
                <w:sz w:val="23"/>
                <w:szCs w:val="23"/>
              </w:rPr>
              <w:t>-B/16</w:t>
            </w:r>
          </w:p>
        </w:tc>
        <w:tc>
          <w:tcPr>
            <w:tcW w:w="1140" w:type="dxa"/>
            <w:vAlign w:val="top"/>
          </w:tcPr>
          <w:p w14:paraId="76CA3658">
            <w:pPr>
              <w:spacing w:before="45" w:line="195" w:lineRule="auto"/>
              <w:ind w:left="31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97.57</w:t>
            </w:r>
          </w:p>
        </w:tc>
        <w:tc>
          <w:tcPr>
            <w:tcW w:w="1225" w:type="dxa"/>
            <w:vAlign w:val="top"/>
          </w:tcPr>
          <w:p w14:paraId="12C32965">
            <w:pPr>
              <w:spacing w:before="45" w:line="195" w:lineRule="auto"/>
              <w:ind w:left="36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97.56</w:t>
            </w:r>
          </w:p>
        </w:tc>
        <w:tc>
          <w:tcPr>
            <w:tcW w:w="1450" w:type="dxa"/>
            <w:vAlign w:val="top"/>
          </w:tcPr>
          <w:p w14:paraId="7634C6F7">
            <w:pPr>
              <w:spacing w:before="48" w:line="193" w:lineRule="auto"/>
              <w:ind w:left="464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85.81</w:t>
            </w:r>
          </w:p>
        </w:tc>
        <w:tc>
          <w:tcPr>
            <w:tcW w:w="1153" w:type="dxa"/>
            <w:vAlign w:val="top"/>
          </w:tcPr>
          <w:p w14:paraId="77EDFE83">
            <w:pPr>
              <w:spacing w:before="48" w:line="193" w:lineRule="auto"/>
              <w:ind w:left="41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3"/>
                <w:szCs w:val="23"/>
              </w:rPr>
              <w:t>100</w:t>
            </w:r>
          </w:p>
        </w:tc>
        <w:tc>
          <w:tcPr>
            <w:tcW w:w="1374" w:type="dxa"/>
            <w:vAlign w:val="top"/>
          </w:tcPr>
          <w:p w14:paraId="07EDB076">
            <w:pPr>
              <w:spacing w:before="45" w:line="195" w:lineRule="auto"/>
              <w:ind w:left="488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42.7</w:t>
            </w:r>
          </w:p>
        </w:tc>
      </w:tr>
      <w:tr w14:paraId="2493406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904" w:type="dxa"/>
            <w:vAlign w:val="top"/>
          </w:tcPr>
          <w:p w14:paraId="178110BD">
            <w:pPr>
              <w:spacing w:before="12" w:line="221" w:lineRule="auto"/>
              <w:ind w:left="129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pacing w:val="14"/>
                <w:sz w:val="23"/>
                <w:szCs w:val="23"/>
              </w:rPr>
              <w:t>Partial</w:t>
            </w:r>
            <w:r>
              <w:rPr>
                <w:rFonts w:ascii="Times New Roman" w:hAnsi="Times New Roman" w:eastAsia="Times New Roman" w:cs="Times New Roman"/>
                <w:spacing w:val="3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4"/>
                <w:sz w:val="23"/>
                <w:szCs w:val="23"/>
              </w:rPr>
              <w:t>FT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4"/>
                <w:position w:val="8"/>
                <w:sz w:val="15"/>
                <w:szCs w:val="15"/>
              </w:rPr>
              <w:t>*</w:t>
            </w:r>
          </w:p>
        </w:tc>
        <w:tc>
          <w:tcPr>
            <w:tcW w:w="1291" w:type="dxa"/>
            <w:vAlign w:val="top"/>
          </w:tcPr>
          <w:p w14:paraId="0BDC4276">
            <w:pPr>
              <w:spacing w:before="28" w:line="226" w:lineRule="auto"/>
              <w:ind w:left="123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ViT</w:t>
            </w:r>
            <w:r>
              <w:rPr>
                <w:rFonts w:ascii="Times New Roman" w:hAnsi="Times New Roman" w:eastAsia="Times New Roman" w:cs="Times New Roman"/>
                <w:spacing w:val="21"/>
                <w:sz w:val="23"/>
                <w:szCs w:val="23"/>
              </w:rPr>
              <w:t>-B/16</w:t>
            </w:r>
          </w:p>
        </w:tc>
        <w:tc>
          <w:tcPr>
            <w:tcW w:w="1140" w:type="dxa"/>
            <w:vAlign w:val="top"/>
          </w:tcPr>
          <w:p w14:paraId="2E31FEAB">
            <w:pPr>
              <w:spacing w:before="47" w:line="195" w:lineRule="auto"/>
              <w:ind w:left="31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95.07</w:t>
            </w:r>
          </w:p>
        </w:tc>
        <w:tc>
          <w:tcPr>
            <w:tcW w:w="1225" w:type="dxa"/>
            <w:vAlign w:val="top"/>
          </w:tcPr>
          <w:p w14:paraId="548E780B">
            <w:pPr>
              <w:spacing w:before="47" w:line="195" w:lineRule="auto"/>
              <w:ind w:left="36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95.07</w:t>
            </w:r>
          </w:p>
        </w:tc>
        <w:tc>
          <w:tcPr>
            <w:tcW w:w="1450" w:type="dxa"/>
            <w:vAlign w:val="top"/>
          </w:tcPr>
          <w:p w14:paraId="0EEDF10F">
            <w:pPr>
              <w:spacing w:before="49" w:line="193" w:lineRule="auto"/>
              <w:ind w:left="46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56.68</w:t>
            </w:r>
          </w:p>
        </w:tc>
        <w:tc>
          <w:tcPr>
            <w:tcW w:w="1153" w:type="dxa"/>
            <w:vAlign w:val="top"/>
          </w:tcPr>
          <w:p w14:paraId="06E9A690">
            <w:pPr>
              <w:spacing w:before="49" w:line="193" w:lineRule="auto"/>
              <w:ind w:left="375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66.1</w:t>
            </w:r>
          </w:p>
        </w:tc>
        <w:tc>
          <w:tcPr>
            <w:tcW w:w="1374" w:type="dxa"/>
            <w:vAlign w:val="top"/>
          </w:tcPr>
          <w:p w14:paraId="737C43D0">
            <w:pPr>
              <w:spacing w:before="49" w:line="193" w:lineRule="auto"/>
              <w:ind w:left="494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56.2</w:t>
            </w:r>
          </w:p>
        </w:tc>
      </w:tr>
      <w:tr w14:paraId="44F93A1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1904" w:type="dxa"/>
            <w:tcBorders>
              <w:bottom w:val="single" w:color="000000" w:sz="4" w:space="0"/>
            </w:tcBorders>
            <w:vAlign w:val="top"/>
          </w:tcPr>
          <w:p w14:paraId="20DF18D9">
            <w:pPr>
              <w:spacing w:before="41" w:line="201" w:lineRule="auto"/>
              <w:ind w:left="12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7"/>
                <w:sz w:val="23"/>
                <w:szCs w:val="23"/>
              </w:rPr>
              <w:t>From</w:t>
            </w:r>
            <w:r>
              <w:rPr>
                <w:rFonts w:ascii="Times New Roman" w:hAnsi="Times New Roman" w:eastAsia="Times New Roman" w:cs="Times New Roman"/>
                <w:spacing w:val="42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7"/>
                <w:sz w:val="23"/>
                <w:szCs w:val="23"/>
              </w:rPr>
              <w:t>Scratch</w:t>
            </w:r>
          </w:p>
        </w:tc>
        <w:tc>
          <w:tcPr>
            <w:tcW w:w="1291" w:type="dxa"/>
            <w:tcBorders>
              <w:bottom w:val="single" w:color="000000" w:sz="4" w:space="0"/>
            </w:tcBorders>
            <w:vAlign w:val="top"/>
          </w:tcPr>
          <w:p w14:paraId="61AEC316">
            <w:pPr>
              <w:spacing w:before="30" w:line="287" w:lineRule="exact"/>
              <w:ind w:left="123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position w:val="1"/>
                <w:sz w:val="23"/>
                <w:szCs w:val="23"/>
              </w:rPr>
              <w:t>ViT</w:t>
            </w:r>
            <w:r>
              <w:rPr>
                <w:rFonts w:ascii="Times New Roman" w:hAnsi="Times New Roman" w:eastAsia="Times New Roman" w:cs="Times New Roman"/>
                <w:spacing w:val="21"/>
                <w:position w:val="1"/>
                <w:sz w:val="23"/>
                <w:szCs w:val="23"/>
              </w:rPr>
              <w:t>-B/16</w:t>
            </w:r>
          </w:p>
        </w:tc>
        <w:tc>
          <w:tcPr>
            <w:tcW w:w="1140" w:type="dxa"/>
            <w:tcBorders>
              <w:bottom w:val="single" w:color="000000" w:sz="4" w:space="0"/>
            </w:tcBorders>
            <w:vAlign w:val="top"/>
          </w:tcPr>
          <w:p w14:paraId="0AD75EA1">
            <w:pPr>
              <w:spacing w:before="48" w:line="195" w:lineRule="auto"/>
              <w:ind w:left="31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88.76</w:t>
            </w:r>
          </w:p>
        </w:tc>
        <w:tc>
          <w:tcPr>
            <w:tcW w:w="1225" w:type="dxa"/>
            <w:tcBorders>
              <w:bottom w:val="single" w:color="000000" w:sz="4" w:space="0"/>
            </w:tcBorders>
            <w:vAlign w:val="top"/>
          </w:tcPr>
          <w:p w14:paraId="0DC46126">
            <w:pPr>
              <w:spacing w:before="50" w:line="193" w:lineRule="auto"/>
              <w:ind w:left="36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88.56</w:t>
            </w:r>
          </w:p>
        </w:tc>
        <w:tc>
          <w:tcPr>
            <w:tcW w:w="1450" w:type="dxa"/>
            <w:tcBorders>
              <w:bottom w:val="single" w:color="000000" w:sz="4" w:space="0"/>
            </w:tcBorders>
            <w:vAlign w:val="top"/>
          </w:tcPr>
          <w:p w14:paraId="57A83168">
            <w:pPr>
              <w:spacing w:before="50" w:line="193" w:lineRule="auto"/>
              <w:ind w:left="464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85.81</w:t>
            </w:r>
          </w:p>
        </w:tc>
        <w:tc>
          <w:tcPr>
            <w:tcW w:w="1153" w:type="dxa"/>
            <w:tcBorders>
              <w:bottom w:val="single" w:color="000000" w:sz="4" w:space="0"/>
            </w:tcBorders>
            <w:vAlign w:val="top"/>
          </w:tcPr>
          <w:p w14:paraId="12E95AC6">
            <w:pPr>
              <w:spacing w:before="51" w:line="193" w:lineRule="auto"/>
              <w:ind w:left="41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3"/>
                <w:szCs w:val="23"/>
              </w:rPr>
              <w:t>100</w:t>
            </w:r>
          </w:p>
        </w:tc>
        <w:tc>
          <w:tcPr>
            <w:tcW w:w="1374" w:type="dxa"/>
            <w:tcBorders>
              <w:bottom w:val="single" w:color="000000" w:sz="4" w:space="0"/>
            </w:tcBorders>
            <w:vAlign w:val="top"/>
          </w:tcPr>
          <w:p w14:paraId="212A7F65">
            <w:pPr>
              <w:spacing w:before="50" w:line="193" w:lineRule="auto"/>
              <w:ind w:left="445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3"/>
                <w:szCs w:val="23"/>
              </w:rPr>
              <w:t>152.0</w:t>
            </w:r>
          </w:p>
        </w:tc>
      </w:tr>
      <w:tr w14:paraId="13EE690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904" w:type="dxa"/>
            <w:tcBorders>
              <w:top w:val="single" w:color="000000" w:sz="4" w:space="0"/>
            </w:tcBorders>
            <w:vAlign w:val="top"/>
          </w:tcPr>
          <w:p w14:paraId="40749CDB">
            <w:pPr>
              <w:spacing w:before="99" w:line="200" w:lineRule="auto"/>
              <w:ind w:left="12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2"/>
                <w:sz w:val="23"/>
                <w:szCs w:val="23"/>
              </w:rPr>
              <w:t>Adapter</w:t>
            </w:r>
          </w:p>
        </w:tc>
        <w:tc>
          <w:tcPr>
            <w:tcW w:w="1291" w:type="dxa"/>
            <w:tcBorders>
              <w:top w:val="single" w:color="000000" w:sz="4" w:space="0"/>
            </w:tcBorders>
            <w:vAlign w:val="top"/>
          </w:tcPr>
          <w:p w14:paraId="291EB532">
            <w:pPr>
              <w:spacing w:before="107" w:line="197" w:lineRule="auto"/>
              <w:ind w:left="12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ResNet</w:t>
            </w:r>
            <w:r>
              <w:rPr>
                <w:rFonts w:ascii="Times New Roman" w:hAnsi="Times New Roman" w:eastAsia="Times New Roman" w:cs="Times New Roman"/>
                <w:spacing w:val="19"/>
                <w:sz w:val="23"/>
                <w:szCs w:val="23"/>
              </w:rPr>
              <w:t>-50</w:t>
            </w:r>
          </w:p>
        </w:tc>
        <w:tc>
          <w:tcPr>
            <w:tcW w:w="1140" w:type="dxa"/>
            <w:tcBorders>
              <w:top w:val="single" w:color="000000" w:sz="4" w:space="0"/>
            </w:tcBorders>
            <w:vAlign w:val="top"/>
          </w:tcPr>
          <w:p w14:paraId="78F86719">
            <w:pPr>
              <w:spacing w:before="111" w:line="193" w:lineRule="auto"/>
              <w:ind w:left="31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96.25</w:t>
            </w:r>
          </w:p>
        </w:tc>
        <w:tc>
          <w:tcPr>
            <w:tcW w:w="1225" w:type="dxa"/>
            <w:tcBorders>
              <w:top w:val="single" w:color="000000" w:sz="4" w:space="0"/>
            </w:tcBorders>
            <w:vAlign w:val="top"/>
          </w:tcPr>
          <w:p w14:paraId="793B54D0">
            <w:pPr>
              <w:spacing w:before="111" w:line="193" w:lineRule="auto"/>
              <w:ind w:left="36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96.22</w:t>
            </w:r>
          </w:p>
        </w:tc>
        <w:tc>
          <w:tcPr>
            <w:tcW w:w="1450" w:type="dxa"/>
            <w:tcBorders>
              <w:top w:val="single" w:color="000000" w:sz="4" w:space="0"/>
            </w:tcBorders>
            <w:vAlign w:val="top"/>
          </w:tcPr>
          <w:p w14:paraId="64D5845E">
            <w:pPr>
              <w:spacing w:before="111" w:line="193" w:lineRule="auto"/>
              <w:ind w:left="47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3"/>
                <w:szCs w:val="23"/>
              </w:rPr>
              <w:t>10.12</w:t>
            </w:r>
          </w:p>
        </w:tc>
        <w:tc>
          <w:tcPr>
            <w:tcW w:w="1153" w:type="dxa"/>
            <w:tcBorders>
              <w:top w:val="single" w:color="000000" w:sz="4" w:space="0"/>
            </w:tcBorders>
            <w:vAlign w:val="top"/>
          </w:tcPr>
          <w:p w14:paraId="7AFA0752">
            <w:pPr>
              <w:spacing w:before="111" w:line="193" w:lineRule="auto"/>
              <w:ind w:left="375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30.1</w:t>
            </w:r>
          </w:p>
        </w:tc>
        <w:tc>
          <w:tcPr>
            <w:tcW w:w="1374" w:type="dxa"/>
            <w:tcBorders>
              <w:top w:val="single" w:color="000000" w:sz="4" w:space="0"/>
            </w:tcBorders>
            <w:vAlign w:val="top"/>
          </w:tcPr>
          <w:p w14:paraId="4B3C179E">
            <w:pPr>
              <w:spacing w:before="109" w:line="195" w:lineRule="auto"/>
              <w:ind w:left="488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48.9</w:t>
            </w:r>
          </w:p>
        </w:tc>
      </w:tr>
      <w:tr w14:paraId="658518A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1904" w:type="dxa"/>
            <w:vAlign w:val="top"/>
          </w:tcPr>
          <w:p w14:paraId="106F7AA5">
            <w:pPr>
              <w:spacing w:before="46" w:line="197" w:lineRule="auto"/>
              <w:ind w:left="12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8"/>
                <w:sz w:val="23"/>
                <w:szCs w:val="23"/>
              </w:rPr>
              <w:t>Full</w:t>
            </w:r>
            <w:r>
              <w:rPr>
                <w:rFonts w:ascii="Times New Roman" w:hAnsi="Times New Roman" w:eastAsia="Times New Roman" w:cs="Times New Roman"/>
                <w:spacing w:val="32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8"/>
                <w:sz w:val="23"/>
                <w:szCs w:val="23"/>
              </w:rPr>
              <w:t>Fine-tuning</w:t>
            </w:r>
          </w:p>
        </w:tc>
        <w:tc>
          <w:tcPr>
            <w:tcW w:w="1291" w:type="dxa"/>
            <w:vAlign w:val="top"/>
          </w:tcPr>
          <w:p w14:paraId="0443F498">
            <w:pPr>
              <w:spacing w:before="49" w:line="197" w:lineRule="auto"/>
              <w:ind w:left="12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ResNet</w:t>
            </w:r>
            <w:r>
              <w:rPr>
                <w:rFonts w:ascii="Times New Roman" w:hAnsi="Times New Roman" w:eastAsia="Times New Roman" w:cs="Times New Roman"/>
                <w:spacing w:val="19"/>
                <w:sz w:val="23"/>
                <w:szCs w:val="23"/>
              </w:rPr>
              <w:t>-50</w:t>
            </w:r>
          </w:p>
        </w:tc>
        <w:tc>
          <w:tcPr>
            <w:tcW w:w="1140" w:type="dxa"/>
            <w:vAlign w:val="top"/>
          </w:tcPr>
          <w:p w14:paraId="491C24BB">
            <w:pPr>
              <w:spacing w:before="51" w:line="195" w:lineRule="auto"/>
              <w:ind w:left="31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92.46</w:t>
            </w:r>
          </w:p>
        </w:tc>
        <w:tc>
          <w:tcPr>
            <w:tcW w:w="1225" w:type="dxa"/>
            <w:vAlign w:val="top"/>
          </w:tcPr>
          <w:p w14:paraId="7EB9AC36">
            <w:pPr>
              <w:spacing w:before="51" w:line="195" w:lineRule="auto"/>
              <w:ind w:left="36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92.27</w:t>
            </w:r>
          </w:p>
        </w:tc>
        <w:tc>
          <w:tcPr>
            <w:tcW w:w="1450" w:type="dxa"/>
            <w:vAlign w:val="top"/>
          </w:tcPr>
          <w:p w14:paraId="63CC9569">
            <w:pPr>
              <w:spacing w:before="53" w:line="193" w:lineRule="auto"/>
              <w:ind w:left="46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23.53</w:t>
            </w:r>
          </w:p>
        </w:tc>
        <w:tc>
          <w:tcPr>
            <w:tcW w:w="1153" w:type="dxa"/>
            <w:vAlign w:val="top"/>
          </w:tcPr>
          <w:p w14:paraId="60EA490F">
            <w:pPr>
              <w:spacing w:before="54" w:line="193" w:lineRule="auto"/>
              <w:ind w:left="41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3"/>
                <w:szCs w:val="23"/>
              </w:rPr>
              <w:t>100</w:t>
            </w:r>
          </w:p>
        </w:tc>
        <w:tc>
          <w:tcPr>
            <w:tcW w:w="1374" w:type="dxa"/>
            <w:vAlign w:val="top"/>
          </w:tcPr>
          <w:p w14:paraId="426D83E8">
            <w:pPr>
              <w:spacing w:before="53" w:line="193" w:lineRule="auto"/>
              <w:ind w:left="494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28.5</w:t>
            </w:r>
          </w:p>
        </w:tc>
      </w:tr>
      <w:tr w14:paraId="5F1A382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1904" w:type="dxa"/>
            <w:vAlign w:val="top"/>
          </w:tcPr>
          <w:p w14:paraId="20F97140">
            <w:pPr>
              <w:spacing w:before="46" w:line="191" w:lineRule="auto"/>
              <w:ind w:left="12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7"/>
                <w:sz w:val="23"/>
                <w:szCs w:val="23"/>
              </w:rPr>
              <w:t>From</w:t>
            </w:r>
            <w:r>
              <w:rPr>
                <w:rFonts w:ascii="Times New Roman" w:hAnsi="Times New Roman" w:eastAsia="Times New Roman" w:cs="Times New Roman"/>
                <w:spacing w:val="42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7"/>
                <w:sz w:val="23"/>
                <w:szCs w:val="23"/>
              </w:rPr>
              <w:t>Scratch</w:t>
            </w:r>
          </w:p>
        </w:tc>
        <w:tc>
          <w:tcPr>
            <w:tcW w:w="1291" w:type="dxa"/>
            <w:vAlign w:val="top"/>
          </w:tcPr>
          <w:p w14:paraId="23BC958A">
            <w:pPr>
              <w:spacing w:before="50" w:line="187" w:lineRule="auto"/>
              <w:ind w:left="12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ResNet</w:t>
            </w:r>
            <w:r>
              <w:rPr>
                <w:rFonts w:ascii="Times New Roman" w:hAnsi="Times New Roman" w:eastAsia="Times New Roman" w:cs="Times New Roman"/>
                <w:spacing w:val="19"/>
                <w:sz w:val="23"/>
                <w:szCs w:val="23"/>
              </w:rPr>
              <w:t>-50</w:t>
            </w:r>
          </w:p>
        </w:tc>
        <w:tc>
          <w:tcPr>
            <w:tcW w:w="1140" w:type="dxa"/>
            <w:vAlign w:val="top"/>
          </w:tcPr>
          <w:p w14:paraId="5E40F64F">
            <w:pPr>
              <w:spacing w:before="55" w:line="183" w:lineRule="auto"/>
              <w:ind w:left="316"/>
              <w:rPr>
                <w:rFonts w:hint="default" w:ascii="Times New Roman" w:hAnsi="Times New Roman" w:eastAsia="宋体" w:cs="Times New Roman"/>
                <w:sz w:val="23"/>
                <w:szCs w:val="23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95.86</w:t>
            </w:r>
            <w:ins w:id="162" w:author="刘华明" w:date="2026-10-15T16:54:38Z">
              <w:r>
                <w:rPr>
                  <w:rFonts w:hint="eastAsia" w:ascii="Times New Roman" w:hAnsi="Times New Roman" w:eastAsia="宋体" w:cs="Times New Roman"/>
                  <w:spacing w:val="1"/>
                  <w:sz w:val="23"/>
                  <w:szCs w:val="23"/>
                  <w:lang w:val="en-US" w:eastAsia="zh-CN"/>
                </w:rPr>
                <w:t xml:space="preserve">     </w:t>
              </w:r>
            </w:ins>
            <w:ins w:id="163" w:author="刘华明" w:date="2026-10-15T16:54:39Z">
              <w:r>
                <w:rPr>
                  <w:rFonts w:hint="eastAsia" w:ascii="Times New Roman" w:hAnsi="Times New Roman" w:eastAsia="宋体" w:cs="Times New Roman"/>
                  <w:spacing w:val="1"/>
                  <w:sz w:val="23"/>
                  <w:szCs w:val="23"/>
                  <w:lang w:val="en-US" w:eastAsia="zh-CN"/>
                </w:rPr>
                <w:t xml:space="preserve">                 </w:t>
              </w:r>
            </w:ins>
            <w:ins w:id="164" w:author="刘华明" w:date="2026-10-15T16:54:40Z">
              <w:r>
                <w:rPr>
                  <w:rFonts w:hint="eastAsia" w:ascii="Times New Roman" w:hAnsi="Times New Roman" w:eastAsia="宋体" w:cs="Times New Roman"/>
                  <w:spacing w:val="1"/>
                  <w:sz w:val="23"/>
                  <w:szCs w:val="23"/>
                  <w:lang w:val="en-US" w:eastAsia="zh-CN"/>
                </w:rPr>
                <w:t xml:space="preserve">                     </w:t>
              </w:r>
            </w:ins>
            <w:ins w:id="165" w:author="刘华明" w:date="2026-10-15T16:54:41Z">
              <w:r>
                <w:rPr>
                  <w:rFonts w:hint="eastAsia" w:ascii="Times New Roman" w:hAnsi="Times New Roman" w:eastAsia="宋体" w:cs="Times New Roman"/>
                  <w:spacing w:val="1"/>
                  <w:sz w:val="23"/>
                  <w:szCs w:val="23"/>
                  <w:lang w:val="en-US" w:eastAsia="zh-CN"/>
                </w:rPr>
                <w:t xml:space="preserve">                          </w:t>
              </w:r>
            </w:ins>
            <w:ins w:id="166" w:author="刘华明" w:date="2026-10-15T16:54:42Z">
              <w:r>
                <w:rPr>
                  <w:rFonts w:hint="eastAsia" w:ascii="Times New Roman" w:hAnsi="Times New Roman" w:eastAsia="宋体" w:cs="Times New Roman"/>
                  <w:spacing w:val="1"/>
                  <w:sz w:val="23"/>
                  <w:szCs w:val="23"/>
                  <w:lang w:val="en-US" w:eastAsia="zh-CN"/>
                </w:rPr>
                <w:t xml:space="preserve">     </w:t>
              </w:r>
            </w:ins>
            <w:ins w:id="167" w:author="刘华明" w:date="2026-10-15T16:54:43Z">
              <w:r>
                <w:rPr>
                  <w:rFonts w:hint="eastAsia" w:ascii="Times New Roman" w:hAnsi="Times New Roman" w:eastAsia="宋体" w:cs="Times New Roman"/>
                  <w:spacing w:val="1"/>
                  <w:sz w:val="23"/>
                  <w:szCs w:val="23"/>
                  <w:lang w:val="en-US" w:eastAsia="zh-CN"/>
                </w:rPr>
                <w:t xml:space="preserve">                      </w:t>
              </w:r>
            </w:ins>
            <w:ins w:id="168" w:author="刘华明" w:date="2026-10-15T16:54:44Z">
              <w:r>
                <w:rPr>
                  <w:rFonts w:hint="eastAsia" w:ascii="Times New Roman" w:hAnsi="Times New Roman" w:eastAsia="宋体" w:cs="Times New Roman"/>
                  <w:spacing w:val="1"/>
                  <w:sz w:val="23"/>
                  <w:szCs w:val="23"/>
                  <w:lang w:val="en-US" w:eastAsia="zh-CN"/>
                </w:rPr>
                <w:t xml:space="preserve">          </w:t>
              </w:r>
            </w:ins>
            <w:ins w:id="169" w:author="刘华明" w:date="2026-10-15T16:54:45Z">
              <w:r>
                <w:rPr>
                  <w:rFonts w:hint="eastAsia" w:ascii="Times New Roman" w:hAnsi="Times New Roman" w:eastAsia="宋体" w:cs="Times New Roman"/>
                  <w:spacing w:val="1"/>
                  <w:sz w:val="23"/>
                  <w:szCs w:val="23"/>
                  <w:lang w:val="en-US" w:eastAsia="zh-CN"/>
                </w:rPr>
                <w:t xml:space="preserve">                       </w:t>
              </w:r>
            </w:ins>
            <w:ins w:id="170" w:author="刘华明" w:date="2026-10-15T16:54:46Z">
              <w:r>
                <w:rPr>
                  <w:rFonts w:hint="eastAsia" w:ascii="Times New Roman" w:hAnsi="Times New Roman" w:eastAsia="宋体" w:cs="Times New Roman"/>
                  <w:spacing w:val="1"/>
                  <w:sz w:val="23"/>
                  <w:szCs w:val="23"/>
                  <w:lang w:val="en-US" w:eastAsia="zh-CN"/>
                </w:rPr>
                <w:t xml:space="preserve">                    </w:t>
              </w:r>
            </w:ins>
            <w:ins w:id="171" w:author="刘华明" w:date="2026-10-15T16:54:47Z">
              <w:r>
                <w:rPr>
                  <w:rFonts w:hint="eastAsia" w:ascii="Times New Roman" w:hAnsi="Times New Roman" w:eastAsia="宋体" w:cs="Times New Roman"/>
                  <w:spacing w:val="1"/>
                  <w:sz w:val="23"/>
                  <w:szCs w:val="23"/>
                  <w:lang w:val="en-US" w:eastAsia="zh-CN"/>
                </w:rPr>
                <w:t xml:space="preserve">         </w:t>
              </w:r>
            </w:ins>
          </w:p>
        </w:tc>
        <w:tc>
          <w:tcPr>
            <w:tcW w:w="1225" w:type="dxa"/>
            <w:vAlign w:val="top"/>
          </w:tcPr>
          <w:p w14:paraId="2EFA60FF">
            <w:pPr>
              <w:spacing w:before="55" w:line="183" w:lineRule="auto"/>
              <w:ind w:left="36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95.86</w:t>
            </w:r>
          </w:p>
        </w:tc>
        <w:tc>
          <w:tcPr>
            <w:tcW w:w="1450" w:type="dxa"/>
            <w:vAlign w:val="top"/>
          </w:tcPr>
          <w:p w14:paraId="4E9494E9">
            <w:pPr>
              <w:spacing w:before="55" w:line="183" w:lineRule="auto"/>
              <w:ind w:left="46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23.53</w:t>
            </w:r>
          </w:p>
        </w:tc>
        <w:tc>
          <w:tcPr>
            <w:tcW w:w="1153" w:type="dxa"/>
            <w:vAlign w:val="top"/>
          </w:tcPr>
          <w:p w14:paraId="1468CE4D">
            <w:pPr>
              <w:spacing w:before="55" w:line="183" w:lineRule="auto"/>
              <w:ind w:left="41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3"/>
                <w:szCs w:val="23"/>
              </w:rPr>
              <w:t>100</w:t>
            </w:r>
          </w:p>
        </w:tc>
        <w:tc>
          <w:tcPr>
            <w:tcW w:w="1374" w:type="dxa"/>
            <w:vAlign w:val="top"/>
          </w:tcPr>
          <w:p w14:paraId="759C3FFC">
            <w:pPr>
              <w:spacing w:before="55" w:line="183" w:lineRule="auto"/>
              <w:ind w:left="492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89.0</w:t>
            </w:r>
          </w:p>
        </w:tc>
      </w:tr>
      <w:tr w14:paraId="20AB588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1904" w:type="dxa"/>
            <w:tcBorders>
              <w:bottom w:val="single" w:color="000000" w:sz="6" w:space="0"/>
            </w:tcBorders>
            <w:vAlign w:val="top"/>
          </w:tcPr>
          <w:p w14:paraId="4E79B1C0">
            <w:pPr>
              <w:spacing w:before="70" w:line="197" w:lineRule="auto"/>
              <w:ind w:left="12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8"/>
                <w:sz w:val="23"/>
                <w:szCs w:val="23"/>
              </w:rPr>
              <w:t>Linear</w:t>
            </w:r>
            <w:r>
              <w:rPr>
                <w:rFonts w:ascii="Times New Roman" w:hAnsi="Times New Roman" w:eastAsia="Times New Roman" w:cs="Times New Roman"/>
                <w:spacing w:val="40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8"/>
                <w:sz w:val="23"/>
                <w:szCs w:val="23"/>
              </w:rPr>
              <w:t>Probing</w:t>
            </w:r>
          </w:p>
        </w:tc>
        <w:tc>
          <w:tcPr>
            <w:tcW w:w="1291" w:type="dxa"/>
            <w:tcBorders>
              <w:bottom w:val="single" w:color="000000" w:sz="6" w:space="0"/>
            </w:tcBorders>
            <w:vAlign w:val="top"/>
          </w:tcPr>
          <w:p w14:paraId="47B51911">
            <w:pPr>
              <w:spacing w:before="73" w:line="197" w:lineRule="auto"/>
              <w:ind w:left="12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ResNet</w:t>
            </w:r>
            <w:r>
              <w:rPr>
                <w:rFonts w:ascii="Times New Roman" w:hAnsi="Times New Roman" w:eastAsia="Times New Roman" w:cs="Times New Roman"/>
                <w:spacing w:val="19"/>
                <w:sz w:val="23"/>
                <w:szCs w:val="23"/>
              </w:rPr>
              <w:t>-50</w:t>
            </w:r>
          </w:p>
        </w:tc>
        <w:tc>
          <w:tcPr>
            <w:tcW w:w="1140" w:type="dxa"/>
            <w:tcBorders>
              <w:bottom w:val="single" w:color="000000" w:sz="6" w:space="0"/>
            </w:tcBorders>
            <w:vAlign w:val="top"/>
          </w:tcPr>
          <w:p w14:paraId="411AA715">
            <w:pPr>
              <w:spacing w:before="75" w:line="195" w:lineRule="auto"/>
              <w:ind w:left="312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45.50</w:t>
            </w:r>
          </w:p>
        </w:tc>
        <w:tc>
          <w:tcPr>
            <w:tcW w:w="1225" w:type="dxa"/>
            <w:tcBorders>
              <w:bottom w:val="single" w:color="000000" w:sz="6" w:space="0"/>
            </w:tcBorders>
            <w:vAlign w:val="top"/>
          </w:tcPr>
          <w:p w14:paraId="129552CC">
            <w:pPr>
              <w:spacing w:before="75" w:line="195" w:lineRule="auto"/>
              <w:ind w:left="358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44.93</w:t>
            </w:r>
          </w:p>
        </w:tc>
        <w:tc>
          <w:tcPr>
            <w:tcW w:w="1450" w:type="dxa"/>
            <w:tcBorders>
              <w:bottom w:val="single" w:color="000000" w:sz="6" w:space="0"/>
            </w:tcBorders>
            <w:vAlign w:val="top"/>
          </w:tcPr>
          <w:p w14:paraId="37F08849">
            <w:pPr>
              <w:spacing w:before="77" w:line="193" w:lineRule="auto"/>
              <w:ind w:left="523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0.02</w:t>
            </w:r>
          </w:p>
        </w:tc>
        <w:tc>
          <w:tcPr>
            <w:tcW w:w="1153" w:type="dxa"/>
            <w:tcBorders>
              <w:bottom w:val="single" w:color="000000" w:sz="6" w:space="0"/>
            </w:tcBorders>
            <w:vAlign w:val="top"/>
          </w:tcPr>
          <w:p w14:paraId="6189C43C">
            <w:pPr>
              <w:spacing w:before="77" w:line="193" w:lineRule="auto"/>
              <w:ind w:left="375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0.09</w:t>
            </w:r>
          </w:p>
        </w:tc>
        <w:tc>
          <w:tcPr>
            <w:tcW w:w="1374" w:type="dxa"/>
            <w:tcBorders>
              <w:bottom w:val="single" w:color="000000" w:sz="6" w:space="0"/>
            </w:tcBorders>
            <w:vAlign w:val="top"/>
          </w:tcPr>
          <w:p w14:paraId="05C7B205">
            <w:pPr>
              <w:spacing w:before="75" w:line="195" w:lineRule="auto"/>
              <w:ind w:left="492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34.6</w:t>
            </w:r>
          </w:p>
        </w:tc>
      </w:tr>
    </w:tbl>
    <w:p w14:paraId="6717D703">
      <w:pPr>
        <w:pStyle w:val="3"/>
        <w:spacing w:before="127" w:line="232" w:lineRule="auto"/>
        <w:ind w:left="4133" w:right="475" w:hanging="3997"/>
        <w:rPr>
          <w:rFonts w:ascii="宋体" w:hAnsi="宋体" w:eastAsia="宋体" w:cs="宋体"/>
          <w:sz w:val="19"/>
          <w:szCs w:val="19"/>
        </w:rPr>
      </w:pPr>
      <w:commentRangeStart w:id="10"/>
      <w:r>
        <w:rPr>
          <w:i/>
          <w:iCs/>
          <w:spacing w:val="12"/>
          <w:position w:val="7"/>
          <w:sz w:val="13"/>
          <w:szCs w:val="13"/>
        </w:rPr>
        <w:t xml:space="preserve">*  </w:t>
      </w:r>
      <w:r>
        <w:rPr>
          <w:sz w:val="19"/>
          <w:szCs w:val="19"/>
        </w:rPr>
        <w:t>Partial</w:t>
      </w:r>
      <w:r>
        <w:rPr>
          <w:spacing w:val="25"/>
          <w:w w:val="101"/>
          <w:sz w:val="19"/>
          <w:szCs w:val="19"/>
        </w:rPr>
        <w:t xml:space="preserve"> </w:t>
      </w:r>
      <w:r>
        <w:rPr>
          <w:sz w:val="19"/>
          <w:szCs w:val="19"/>
        </w:rPr>
        <w:t>FT</w:t>
      </w:r>
      <w:r>
        <w:rPr>
          <w:rFonts w:ascii="宋体" w:hAnsi="宋体" w:eastAsia="宋体" w:cs="宋体"/>
          <w:spacing w:val="12"/>
          <w:sz w:val="19"/>
          <w:szCs w:val="19"/>
        </w:rPr>
        <w:t>（部分微调）</w:t>
      </w:r>
      <w:commentRangeEnd w:id="10"/>
      <w:r>
        <w:commentReference w:id="10"/>
      </w:r>
      <w:r>
        <w:rPr>
          <w:rFonts w:ascii="宋体" w:hAnsi="宋体" w:eastAsia="宋体" w:cs="宋体"/>
          <w:spacing w:val="12"/>
          <w:sz w:val="19"/>
          <w:szCs w:val="19"/>
        </w:rPr>
        <w:t>：</w:t>
      </w:r>
      <w:r>
        <w:rPr>
          <w:sz w:val="19"/>
          <w:szCs w:val="19"/>
        </w:rPr>
        <w:t>SVHN</w:t>
      </w:r>
      <w:r>
        <w:rPr>
          <w:spacing w:val="28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2"/>
          <w:sz w:val="19"/>
          <w:szCs w:val="19"/>
        </w:rPr>
        <w:t>上</w:t>
      </w:r>
      <w:r>
        <w:rPr>
          <w:rFonts w:ascii="宋体" w:hAnsi="宋体" w:eastAsia="宋体" w:cs="宋体"/>
          <w:spacing w:val="-25"/>
          <w:sz w:val="19"/>
          <w:szCs w:val="19"/>
        </w:rPr>
        <w:t xml:space="preserve"> </w:t>
      </w:r>
      <w:r>
        <w:rPr>
          <w:sz w:val="19"/>
          <w:szCs w:val="19"/>
        </w:rPr>
        <w:t>ViT</w:t>
      </w:r>
      <w:r>
        <w:rPr>
          <w:spacing w:val="12"/>
          <w:sz w:val="19"/>
          <w:szCs w:val="19"/>
        </w:rPr>
        <w:t xml:space="preserve">  </w:t>
      </w:r>
      <w:r>
        <w:rPr>
          <w:rFonts w:ascii="宋体" w:hAnsi="宋体" w:eastAsia="宋体" w:cs="宋体"/>
          <w:spacing w:val="12"/>
          <w:sz w:val="19"/>
          <w:szCs w:val="19"/>
        </w:rPr>
        <w:t>因代码冻结条件缺陷解冻了</w:t>
      </w:r>
      <w:r>
        <w:rPr>
          <w:rFonts w:ascii="宋体" w:hAnsi="宋体" w:eastAsia="宋体" w:cs="宋体"/>
          <w:spacing w:val="-21"/>
          <w:sz w:val="19"/>
          <w:szCs w:val="19"/>
        </w:rPr>
        <w:t xml:space="preserve"> </w:t>
      </w:r>
      <w:r>
        <w:rPr>
          <w:sz w:val="19"/>
          <w:szCs w:val="19"/>
        </w:rPr>
        <w:t>MLP</w:t>
      </w:r>
      <w:r>
        <w:rPr>
          <w:spacing w:val="26"/>
          <w:w w:val="10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2"/>
          <w:sz w:val="19"/>
          <w:szCs w:val="19"/>
        </w:rPr>
        <w:t>层，并非</w:t>
      </w:r>
      <w:r>
        <w:rPr>
          <w:rFonts w:ascii="宋体" w:hAnsi="宋体" w:eastAsia="宋体" w:cs="宋体"/>
          <w:spacing w:val="11"/>
          <w:sz w:val="19"/>
          <w:szCs w:val="19"/>
        </w:rPr>
        <w:t>标准线性探测，详</w:t>
      </w:r>
      <w:r>
        <w:rPr>
          <w:rFonts w:ascii="宋体" w:hAnsi="宋体" w:eastAsia="宋体" w:cs="宋体"/>
          <w:sz w:val="19"/>
          <w:szCs w:val="19"/>
        </w:rPr>
        <w:t>见第</w:t>
      </w:r>
      <w:r>
        <w:rPr>
          <w:rFonts w:ascii="宋体" w:hAnsi="宋体" w:eastAsia="宋体" w:cs="宋体"/>
          <w:spacing w:val="-17"/>
          <w:sz w:val="19"/>
          <w:szCs w:val="19"/>
        </w:rPr>
        <w:t xml:space="preserve"> </w:t>
      </w:r>
      <w:r>
        <w:rPr>
          <w:sz w:val="19"/>
          <w:szCs w:val="19"/>
        </w:rPr>
        <w:t>6.2</w:t>
      </w:r>
      <w:r>
        <w:rPr>
          <w:spacing w:val="27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节。</w:t>
      </w:r>
    </w:p>
    <w:p w14:paraId="003EC454">
      <w:pPr>
        <w:pStyle w:val="3"/>
        <w:spacing w:before="1" w:line="217" w:lineRule="auto"/>
        <w:ind w:left="144"/>
        <w:rPr>
          <w:rFonts w:ascii="宋体" w:hAnsi="宋体" w:eastAsia="宋体" w:cs="宋体"/>
          <w:sz w:val="19"/>
          <w:szCs w:val="19"/>
        </w:rPr>
      </w:pPr>
      <w:commentRangeStart w:id="11"/>
      <w:r>
        <w:rPr>
          <w:i/>
          <w:iCs/>
          <w:spacing w:val="10"/>
          <w:position w:val="7"/>
          <w:sz w:val="13"/>
          <w:szCs w:val="13"/>
        </w:rPr>
        <w:t>†</w:t>
      </w:r>
      <w:del w:id="172" w:author="刘华明" w:date="2026-10-15T16:57:36Z">
        <w:r>
          <w:rPr>
            <w:i/>
            <w:iCs/>
            <w:spacing w:val="10"/>
            <w:position w:val="7"/>
            <w:sz w:val="13"/>
            <w:szCs w:val="13"/>
          </w:rPr>
          <w:delText xml:space="preserve"> </w:delText>
        </w:r>
      </w:del>
      <w:del w:id="173" w:author="刘华明" w:date="2026-10-15T16:57:35Z">
        <w:r>
          <w:rPr>
            <w:i/>
            <w:iCs/>
            <w:spacing w:val="10"/>
            <w:position w:val="7"/>
            <w:sz w:val="13"/>
            <w:szCs w:val="13"/>
          </w:rPr>
          <w:delText xml:space="preserve"> </w:delText>
        </w:r>
      </w:del>
      <w:r>
        <w:rPr>
          <w:sz w:val="19"/>
          <w:szCs w:val="19"/>
        </w:rPr>
        <w:t>ViT</w:t>
      </w:r>
      <w:r>
        <w:rPr>
          <w:spacing w:val="25"/>
          <w:sz w:val="19"/>
          <w:szCs w:val="19"/>
        </w:rPr>
        <w:t xml:space="preserve"> </w:t>
      </w:r>
      <w:r>
        <w:rPr>
          <w:sz w:val="19"/>
          <w:szCs w:val="19"/>
        </w:rPr>
        <w:t>Adapter</w:t>
      </w:r>
      <w:commentRangeEnd w:id="11"/>
      <w:r>
        <w:commentReference w:id="11"/>
      </w:r>
      <w:r>
        <w:rPr>
          <w:spacing w:val="26"/>
          <w:w w:val="10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0"/>
          <w:sz w:val="19"/>
          <w:szCs w:val="19"/>
        </w:rPr>
        <w:t>第</w:t>
      </w:r>
      <w:r>
        <w:rPr>
          <w:rFonts w:ascii="宋体" w:hAnsi="宋体" w:eastAsia="宋体" w:cs="宋体"/>
          <w:spacing w:val="-19"/>
          <w:sz w:val="19"/>
          <w:szCs w:val="19"/>
        </w:rPr>
        <w:t xml:space="preserve"> </w:t>
      </w:r>
      <w:r>
        <w:rPr>
          <w:spacing w:val="10"/>
          <w:sz w:val="19"/>
          <w:szCs w:val="19"/>
        </w:rPr>
        <w:t>21</w:t>
      </w:r>
      <w:r>
        <w:rPr>
          <w:spacing w:val="27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0"/>
          <w:sz w:val="19"/>
          <w:szCs w:val="19"/>
        </w:rPr>
        <w:t>轮后损失变为</w:t>
      </w:r>
      <w:r>
        <w:rPr>
          <w:rFonts w:ascii="宋体" w:hAnsi="宋体" w:eastAsia="宋体" w:cs="宋体"/>
          <w:spacing w:val="-22"/>
          <w:sz w:val="19"/>
          <w:szCs w:val="19"/>
        </w:rPr>
        <w:t xml:space="preserve"> </w:t>
      </w:r>
      <w:r>
        <w:rPr>
          <w:sz w:val="19"/>
          <w:szCs w:val="19"/>
        </w:rPr>
        <w:t>NaN</w:t>
      </w:r>
      <w:r>
        <w:rPr>
          <w:spacing w:val="-2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0"/>
          <w:sz w:val="19"/>
          <w:szCs w:val="19"/>
        </w:rPr>
        <w:t>，</w:t>
      </w:r>
      <w:r>
        <w:rPr>
          <w:sz w:val="19"/>
          <w:szCs w:val="19"/>
        </w:rPr>
        <w:t>Best</w:t>
      </w:r>
      <w:r>
        <w:rPr>
          <w:spacing w:val="28"/>
          <w:sz w:val="19"/>
          <w:szCs w:val="19"/>
        </w:rPr>
        <w:t xml:space="preserve"> </w:t>
      </w:r>
      <w:r>
        <w:rPr>
          <w:spacing w:val="10"/>
          <w:sz w:val="19"/>
          <w:szCs w:val="19"/>
        </w:rPr>
        <w:t>97.18%</w:t>
      </w:r>
      <w:r>
        <w:rPr>
          <w:spacing w:val="29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0"/>
          <w:sz w:val="19"/>
          <w:szCs w:val="19"/>
        </w:rPr>
        <w:t>为崩溃前最佳值，</w:t>
      </w:r>
      <w:r>
        <w:rPr>
          <w:rFonts w:ascii="宋体" w:hAnsi="宋体" w:eastAsia="宋体" w:cs="宋体"/>
          <w:spacing w:val="-25"/>
          <w:sz w:val="19"/>
          <w:szCs w:val="19"/>
        </w:rPr>
        <w:t xml:space="preserve"> </w:t>
      </w:r>
      <w:r>
        <w:rPr>
          <w:sz w:val="19"/>
          <w:szCs w:val="19"/>
        </w:rPr>
        <w:t>Final</w:t>
      </w:r>
      <w:r>
        <w:rPr>
          <w:spacing w:val="27"/>
          <w:w w:val="101"/>
          <w:sz w:val="19"/>
          <w:szCs w:val="19"/>
        </w:rPr>
        <w:t xml:space="preserve"> </w:t>
      </w:r>
      <w:r>
        <w:rPr>
          <w:spacing w:val="9"/>
          <w:sz w:val="19"/>
          <w:szCs w:val="19"/>
        </w:rPr>
        <w:t>6.70%</w:t>
      </w:r>
      <w:r>
        <w:rPr>
          <w:spacing w:val="29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9"/>
          <w:sz w:val="19"/>
          <w:szCs w:val="19"/>
        </w:rPr>
        <w:t>为训练结束时值。</w:t>
      </w:r>
    </w:p>
    <w:p w14:paraId="314AF6CE">
      <w:pPr>
        <w:pStyle w:val="3"/>
        <w:spacing w:before="75" w:line="200" w:lineRule="auto"/>
        <w:ind w:left="2663"/>
        <w:rPr>
          <w:rFonts w:ascii="宋体" w:hAnsi="宋体" w:eastAsia="宋体" w:cs="宋体"/>
          <w:sz w:val="23"/>
          <w:szCs w:val="23"/>
        </w:rPr>
      </w:pPr>
      <w:bookmarkStart w:id="3" w:name="bookmark21"/>
      <w:bookmarkEnd w:id="3"/>
      <w:r>
        <w:rPr>
          <w:rFonts w:ascii="宋体" w:hAnsi="宋体" w:eastAsia="宋体" w:cs="宋体"/>
          <w:spacing w:val="7"/>
          <w:sz w:val="23"/>
          <w:szCs w:val="23"/>
        </w:rPr>
        <w:t>表</w:t>
      </w:r>
      <w:r>
        <w:rPr>
          <w:rFonts w:ascii="宋体" w:hAnsi="宋体" w:eastAsia="宋体" w:cs="宋体"/>
          <w:spacing w:val="-30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4:</w:t>
      </w:r>
      <w:r>
        <w:rPr>
          <w:spacing w:val="1"/>
          <w:sz w:val="23"/>
          <w:szCs w:val="23"/>
        </w:rPr>
        <w:t xml:space="preserve">  </w:t>
      </w:r>
      <w:r>
        <w:rPr>
          <w:sz w:val="23"/>
          <w:szCs w:val="23"/>
        </w:rPr>
        <w:t>CIFAR</w:t>
      </w:r>
      <w:r>
        <w:rPr>
          <w:spacing w:val="7"/>
          <w:sz w:val="23"/>
          <w:szCs w:val="23"/>
        </w:rPr>
        <w:t>-100</w:t>
      </w:r>
      <w:r>
        <w:rPr>
          <w:spacing w:val="31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</w:rPr>
        <w:t>数据集上的性能对比</w:t>
      </w:r>
    </w:p>
    <w:tbl>
      <w:tblPr>
        <w:tblStyle w:val="8"/>
        <w:tblW w:w="8093" w:type="dxa"/>
        <w:tblInd w:w="603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04"/>
        <w:gridCol w:w="1290"/>
        <w:gridCol w:w="1811"/>
        <w:gridCol w:w="1928"/>
        <w:gridCol w:w="1160"/>
      </w:tblGrid>
      <w:tr w14:paraId="379C078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904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2A76AD12">
            <w:pPr>
              <w:pStyle w:val="9"/>
              <w:spacing w:before="68" w:line="228" w:lineRule="auto"/>
              <w:ind w:left="129"/>
            </w:pPr>
            <w:r>
              <w:rPr>
                <w:spacing w:val="3"/>
              </w:rPr>
              <w:t>方法</w:t>
            </w:r>
          </w:p>
        </w:tc>
        <w:tc>
          <w:tcPr>
            <w:tcW w:w="1290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44EB3832">
            <w:pPr>
              <w:pStyle w:val="9"/>
              <w:spacing w:before="68" w:line="226" w:lineRule="auto"/>
              <w:ind w:left="129"/>
            </w:pPr>
            <w:r>
              <w:rPr>
                <w:spacing w:val="3"/>
              </w:rPr>
              <w:t>骨干</w:t>
            </w:r>
          </w:p>
        </w:tc>
        <w:tc>
          <w:tcPr>
            <w:tcW w:w="1811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348AA718">
            <w:pPr>
              <w:spacing w:before="91" w:line="220" w:lineRule="auto"/>
              <w:ind w:left="13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Best</w:t>
            </w:r>
            <w:r>
              <w:rPr>
                <w:rFonts w:ascii="Times New Roman" w:hAnsi="Times New Roman" w:eastAsia="Times New Roman" w:cs="Times New Roman"/>
                <w:spacing w:val="32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Top</w:t>
            </w:r>
            <w:r>
              <w:rPr>
                <w:rFonts w:ascii="Times New Roman" w:hAnsi="Times New Roman" w:eastAsia="Times New Roman" w:cs="Times New Roman"/>
                <w:spacing w:val="12"/>
                <w:sz w:val="23"/>
                <w:szCs w:val="23"/>
              </w:rPr>
              <w:t>-1</w:t>
            </w:r>
            <w:r>
              <w:rPr>
                <w:rFonts w:ascii="Times New Roman" w:hAnsi="Times New Roman" w:eastAsia="Times New Roman" w:cs="Times New Roman"/>
                <w:spacing w:val="44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2"/>
                <w:sz w:val="23"/>
                <w:szCs w:val="23"/>
              </w:rPr>
              <w:t>(%)</w:t>
            </w:r>
          </w:p>
        </w:tc>
        <w:tc>
          <w:tcPr>
            <w:tcW w:w="1928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11F197A6">
            <w:pPr>
              <w:pStyle w:val="9"/>
              <w:spacing w:before="67" w:line="227" w:lineRule="auto"/>
              <w:ind w:left="137"/>
              <w:rPr>
                <w:rFonts w:ascii="Times New Roman" w:hAnsi="Times New Roman" w:eastAsia="Times New Roman" w:cs="Times New Roman"/>
              </w:rPr>
            </w:pPr>
            <w:r>
              <w:rPr>
                <w:spacing w:val="6"/>
              </w:rPr>
              <w:t>可训练参数</w:t>
            </w:r>
            <w:r>
              <w:rPr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>(M)</w:t>
            </w:r>
          </w:p>
        </w:tc>
        <w:tc>
          <w:tcPr>
            <w:tcW w:w="1160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3EA1B22B">
            <w:pPr>
              <w:pStyle w:val="9"/>
              <w:spacing w:before="67" w:line="227" w:lineRule="auto"/>
              <w:ind w:left="155"/>
              <w:rPr>
                <w:rFonts w:ascii="Times New Roman" w:hAnsi="Times New Roman" w:eastAsia="Times New Roman" w:cs="Times New Roman"/>
              </w:rPr>
            </w:pPr>
            <w:r>
              <w:rPr>
                <w:spacing w:val="-5"/>
              </w:rPr>
              <w:t>占比</w:t>
            </w:r>
            <w:r>
              <w:rPr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(%)</w:t>
            </w:r>
          </w:p>
        </w:tc>
      </w:tr>
      <w:tr w14:paraId="4839F18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1904" w:type="dxa"/>
            <w:tcBorders>
              <w:top w:val="single" w:color="000000" w:sz="4" w:space="0"/>
            </w:tcBorders>
            <w:vAlign w:val="top"/>
          </w:tcPr>
          <w:p w14:paraId="7503D919">
            <w:pPr>
              <w:spacing w:before="99" w:line="197" w:lineRule="auto"/>
              <w:ind w:left="12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8"/>
                <w:sz w:val="23"/>
                <w:szCs w:val="23"/>
              </w:rPr>
              <w:t>Linear</w:t>
            </w:r>
            <w:r>
              <w:rPr>
                <w:rFonts w:ascii="Times New Roman" w:hAnsi="Times New Roman" w:eastAsia="Times New Roman" w:cs="Times New Roman"/>
                <w:spacing w:val="40"/>
                <w:w w:val="10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8"/>
                <w:sz w:val="23"/>
                <w:szCs w:val="23"/>
              </w:rPr>
              <w:t>Probing</w:t>
            </w:r>
          </w:p>
        </w:tc>
        <w:tc>
          <w:tcPr>
            <w:tcW w:w="1290" w:type="dxa"/>
            <w:tcBorders>
              <w:top w:val="single" w:color="000000" w:sz="4" w:space="0"/>
            </w:tcBorders>
            <w:vAlign w:val="top"/>
          </w:tcPr>
          <w:p w14:paraId="3E2FF840">
            <w:pPr>
              <w:spacing w:before="85" w:line="227" w:lineRule="auto"/>
              <w:ind w:left="123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ViT</w:t>
            </w:r>
            <w:r>
              <w:rPr>
                <w:rFonts w:ascii="Times New Roman" w:hAnsi="Times New Roman" w:eastAsia="Times New Roman" w:cs="Times New Roman"/>
                <w:spacing w:val="21"/>
                <w:sz w:val="23"/>
                <w:szCs w:val="23"/>
              </w:rPr>
              <w:t>-B/16</w:t>
            </w:r>
          </w:p>
        </w:tc>
        <w:tc>
          <w:tcPr>
            <w:tcW w:w="1811" w:type="dxa"/>
            <w:tcBorders>
              <w:top w:val="single" w:color="000000" w:sz="4" w:space="0"/>
            </w:tcBorders>
            <w:vAlign w:val="top"/>
          </w:tcPr>
          <w:p w14:paraId="614BC9C9">
            <w:pPr>
              <w:spacing w:before="106" w:line="193" w:lineRule="auto"/>
              <w:ind w:left="65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88.65</w:t>
            </w:r>
          </w:p>
        </w:tc>
        <w:tc>
          <w:tcPr>
            <w:tcW w:w="1928" w:type="dxa"/>
            <w:tcBorders>
              <w:top w:val="single" w:color="000000" w:sz="4" w:space="0"/>
            </w:tcBorders>
            <w:vAlign w:val="top"/>
          </w:tcPr>
          <w:p w14:paraId="3408E833">
            <w:pPr>
              <w:spacing w:before="106" w:line="193" w:lineRule="auto"/>
              <w:ind w:left="762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0.08</w:t>
            </w:r>
          </w:p>
        </w:tc>
        <w:tc>
          <w:tcPr>
            <w:tcW w:w="1160" w:type="dxa"/>
            <w:tcBorders>
              <w:top w:val="single" w:color="000000" w:sz="4" w:space="0"/>
            </w:tcBorders>
            <w:vAlign w:val="top"/>
          </w:tcPr>
          <w:p w14:paraId="0C4A08F8">
            <w:pPr>
              <w:spacing w:before="86" w:line="216" w:lineRule="auto"/>
              <w:ind w:left="278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0.09%</w:t>
            </w:r>
          </w:p>
        </w:tc>
      </w:tr>
      <w:tr w14:paraId="393552F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904" w:type="dxa"/>
            <w:vAlign w:val="top"/>
          </w:tcPr>
          <w:p w14:paraId="32C53D32">
            <w:pPr>
              <w:spacing w:before="42" w:line="197" w:lineRule="auto"/>
              <w:ind w:left="12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8"/>
                <w:sz w:val="23"/>
                <w:szCs w:val="23"/>
              </w:rPr>
              <w:t>Full</w:t>
            </w:r>
            <w:r>
              <w:rPr>
                <w:rFonts w:ascii="Times New Roman" w:hAnsi="Times New Roman" w:eastAsia="Times New Roman" w:cs="Times New Roman"/>
                <w:spacing w:val="32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8"/>
                <w:sz w:val="23"/>
                <w:szCs w:val="23"/>
              </w:rPr>
              <w:t>Fine-tuning</w:t>
            </w:r>
          </w:p>
        </w:tc>
        <w:tc>
          <w:tcPr>
            <w:tcW w:w="1290" w:type="dxa"/>
            <w:vAlign w:val="top"/>
          </w:tcPr>
          <w:p w14:paraId="5977FAFC">
            <w:pPr>
              <w:spacing w:before="28" w:line="217" w:lineRule="auto"/>
              <w:ind w:left="123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ViT</w:t>
            </w:r>
            <w:r>
              <w:rPr>
                <w:rFonts w:ascii="Times New Roman" w:hAnsi="Times New Roman" w:eastAsia="Times New Roman" w:cs="Times New Roman"/>
                <w:spacing w:val="21"/>
                <w:sz w:val="23"/>
                <w:szCs w:val="23"/>
              </w:rPr>
              <w:t>-B/16</w:t>
            </w:r>
          </w:p>
        </w:tc>
        <w:tc>
          <w:tcPr>
            <w:tcW w:w="1811" w:type="dxa"/>
            <w:vAlign w:val="top"/>
          </w:tcPr>
          <w:p w14:paraId="5810515C">
            <w:pPr>
              <w:spacing w:before="49" w:line="193" w:lineRule="auto"/>
              <w:ind w:left="65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88.19</w:t>
            </w:r>
          </w:p>
        </w:tc>
        <w:tc>
          <w:tcPr>
            <w:tcW w:w="1928" w:type="dxa"/>
            <w:vAlign w:val="top"/>
          </w:tcPr>
          <w:p w14:paraId="345E470F">
            <w:pPr>
              <w:spacing w:before="49" w:line="193" w:lineRule="auto"/>
              <w:ind w:left="704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85.88</w:t>
            </w:r>
          </w:p>
        </w:tc>
        <w:tc>
          <w:tcPr>
            <w:tcW w:w="1160" w:type="dxa"/>
            <w:vAlign w:val="top"/>
          </w:tcPr>
          <w:p w14:paraId="1DCD22FB">
            <w:pPr>
              <w:spacing w:before="28" w:line="216" w:lineRule="auto"/>
              <w:ind w:left="322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3"/>
                <w:szCs w:val="23"/>
              </w:rPr>
              <w:t>100%</w:t>
            </w:r>
          </w:p>
        </w:tc>
      </w:tr>
      <w:tr w14:paraId="0DAE84C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1904" w:type="dxa"/>
            <w:tcBorders>
              <w:bottom w:val="single" w:color="000000" w:sz="4" w:space="0"/>
            </w:tcBorders>
            <w:vAlign w:val="top"/>
          </w:tcPr>
          <w:p w14:paraId="748C8DB9">
            <w:pPr>
              <w:spacing w:before="50" w:line="201" w:lineRule="auto"/>
              <w:ind w:left="12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7"/>
                <w:sz w:val="23"/>
                <w:szCs w:val="23"/>
              </w:rPr>
              <w:t>From</w:t>
            </w:r>
            <w:r>
              <w:rPr>
                <w:rFonts w:ascii="Times New Roman" w:hAnsi="Times New Roman" w:eastAsia="Times New Roman" w:cs="Times New Roman"/>
                <w:spacing w:val="42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7"/>
                <w:sz w:val="23"/>
                <w:szCs w:val="23"/>
              </w:rPr>
              <w:t>Scratch</w:t>
            </w:r>
          </w:p>
        </w:tc>
        <w:tc>
          <w:tcPr>
            <w:tcW w:w="1290" w:type="dxa"/>
            <w:tcBorders>
              <w:bottom w:val="single" w:color="000000" w:sz="4" w:space="0"/>
            </w:tcBorders>
            <w:vAlign w:val="top"/>
          </w:tcPr>
          <w:p w14:paraId="74465E4C">
            <w:pPr>
              <w:spacing w:before="39" w:line="288" w:lineRule="exact"/>
              <w:ind w:left="123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position w:val="1"/>
                <w:sz w:val="23"/>
                <w:szCs w:val="23"/>
              </w:rPr>
              <w:t>ViT</w:t>
            </w:r>
            <w:r>
              <w:rPr>
                <w:rFonts w:ascii="Times New Roman" w:hAnsi="Times New Roman" w:eastAsia="Times New Roman" w:cs="Times New Roman"/>
                <w:spacing w:val="21"/>
                <w:position w:val="1"/>
                <w:sz w:val="23"/>
                <w:szCs w:val="23"/>
              </w:rPr>
              <w:t>-B/16</w:t>
            </w:r>
          </w:p>
        </w:tc>
        <w:tc>
          <w:tcPr>
            <w:tcW w:w="1811" w:type="dxa"/>
            <w:tcBorders>
              <w:bottom w:val="single" w:color="000000" w:sz="4" w:space="0"/>
            </w:tcBorders>
            <w:vAlign w:val="top"/>
          </w:tcPr>
          <w:p w14:paraId="443BCFBB">
            <w:pPr>
              <w:pStyle w:val="9"/>
              <w:spacing w:before="15" w:line="227" w:lineRule="auto"/>
              <w:ind w:left="320"/>
              <w:rPr>
                <w:rFonts w:ascii="Times New Roman" w:hAnsi="Times New Roman" w:eastAsia="Times New Roman" w:cs="Times New Roman"/>
              </w:rPr>
            </w:pPr>
            <w:r>
              <w:rPr>
                <w:spacing w:val="10"/>
              </w:rPr>
              <w:t>失败</w:t>
            </w:r>
            <w:r>
              <w:rPr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0"/>
              </w:rPr>
              <w:t>(</w:t>
            </w:r>
            <w:r>
              <w:rPr>
                <w:rFonts w:ascii="Times New Roman" w:hAnsi="Times New Roman" w:eastAsia="Times New Roman" w:cs="Times New Roman"/>
              </w:rPr>
              <w:t>NaN</w:t>
            </w:r>
            <w:r>
              <w:rPr>
                <w:rFonts w:ascii="Times New Roman" w:hAnsi="Times New Roman" w:eastAsia="Times New Roman" w:cs="Times New Roman"/>
                <w:spacing w:val="10"/>
              </w:rPr>
              <w:t>)</w:t>
            </w:r>
          </w:p>
        </w:tc>
        <w:tc>
          <w:tcPr>
            <w:tcW w:w="1928" w:type="dxa"/>
            <w:tcBorders>
              <w:bottom w:val="single" w:color="000000" w:sz="4" w:space="0"/>
            </w:tcBorders>
            <w:vAlign w:val="top"/>
          </w:tcPr>
          <w:p w14:paraId="2244E5B8">
            <w:pPr>
              <w:spacing w:before="154" w:line="106" w:lineRule="exact"/>
              <w:ind w:left="844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4"/>
                <w:position w:val="-7"/>
                <w:sz w:val="23"/>
                <w:szCs w:val="23"/>
              </w:rPr>
              <w:t>—</w:t>
            </w:r>
          </w:p>
        </w:tc>
        <w:tc>
          <w:tcPr>
            <w:tcW w:w="1160" w:type="dxa"/>
            <w:tcBorders>
              <w:bottom w:val="single" w:color="000000" w:sz="4" w:space="0"/>
            </w:tcBorders>
            <w:vAlign w:val="top"/>
          </w:tcPr>
          <w:p w14:paraId="5D234128">
            <w:pPr>
              <w:spacing w:before="154" w:line="106" w:lineRule="exact"/>
              <w:ind w:left="457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4"/>
                <w:position w:val="-7"/>
                <w:sz w:val="23"/>
                <w:szCs w:val="23"/>
              </w:rPr>
              <w:t>—</w:t>
            </w:r>
          </w:p>
        </w:tc>
      </w:tr>
      <w:tr w14:paraId="4152C0F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1904" w:type="dxa"/>
            <w:tcBorders>
              <w:top w:val="single" w:color="000000" w:sz="4" w:space="0"/>
            </w:tcBorders>
            <w:vAlign w:val="top"/>
          </w:tcPr>
          <w:p w14:paraId="7CDB0B4F">
            <w:pPr>
              <w:spacing w:before="106" w:line="197" w:lineRule="auto"/>
              <w:ind w:left="12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8"/>
                <w:sz w:val="23"/>
                <w:szCs w:val="23"/>
              </w:rPr>
              <w:t>Full</w:t>
            </w:r>
            <w:r>
              <w:rPr>
                <w:rFonts w:ascii="Times New Roman" w:hAnsi="Times New Roman" w:eastAsia="Times New Roman" w:cs="Times New Roman"/>
                <w:spacing w:val="32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8"/>
                <w:sz w:val="23"/>
                <w:szCs w:val="23"/>
              </w:rPr>
              <w:t>Fine-tuning</w:t>
            </w:r>
          </w:p>
        </w:tc>
        <w:tc>
          <w:tcPr>
            <w:tcW w:w="1290" w:type="dxa"/>
            <w:tcBorders>
              <w:top w:val="single" w:color="000000" w:sz="4" w:space="0"/>
            </w:tcBorders>
            <w:vAlign w:val="top"/>
          </w:tcPr>
          <w:p w14:paraId="10C0A2CC">
            <w:pPr>
              <w:spacing w:before="108" w:line="197" w:lineRule="auto"/>
              <w:ind w:left="12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ResNet</w:t>
            </w:r>
            <w:r>
              <w:rPr>
                <w:rFonts w:ascii="Times New Roman" w:hAnsi="Times New Roman" w:eastAsia="Times New Roman" w:cs="Times New Roman"/>
                <w:spacing w:val="19"/>
                <w:sz w:val="23"/>
                <w:szCs w:val="23"/>
              </w:rPr>
              <w:t>-50</w:t>
            </w:r>
          </w:p>
        </w:tc>
        <w:tc>
          <w:tcPr>
            <w:tcW w:w="1811" w:type="dxa"/>
            <w:tcBorders>
              <w:top w:val="single" w:color="000000" w:sz="4" w:space="0"/>
            </w:tcBorders>
            <w:vAlign w:val="top"/>
          </w:tcPr>
          <w:p w14:paraId="64698B73">
            <w:pPr>
              <w:spacing w:before="110" w:line="195" w:lineRule="auto"/>
              <w:ind w:left="65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84.17</w:t>
            </w:r>
          </w:p>
        </w:tc>
        <w:tc>
          <w:tcPr>
            <w:tcW w:w="1928" w:type="dxa"/>
            <w:tcBorders>
              <w:top w:val="single" w:color="000000" w:sz="4" w:space="0"/>
            </w:tcBorders>
            <w:vAlign w:val="top"/>
          </w:tcPr>
          <w:p w14:paraId="343C6832">
            <w:pPr>
              <w:spacing w:before="110" w:line="195" w:lineRule="auto"/>
              <w:ind w:left="70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23.71</w:t>
            </w:r>
          </w:p>
        </w:tc>
        <w:tc>
          <w:tcPr>
            <w:tcW w:w="1160" w:type="dxa"/>
            <w:tcBorders>
              <w:top w:val="single" w:color="000000" w:sz="4" w:space="0"/>
            </w:tcBorders>
            <w:vAlign w:val="top"/>
          </w:tcPr>
          <w:p w14:paraId="5F186CDC">
            <w:pPr>
              <w:spacing w:before="92" w:line="216" w:lineRule="auto"/>
              <w:ind w:left="322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3"/>
                <w:szCs w:val="23"/>
              </w:rPr>
              <w:t>100%</w:t>
            </w:r>
          </w:p>
        </w:tc>
      </w:tr>
      <w:tr w14:paraId="5A3C7DE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1904" w:type="dxa"/>
            <w:vAlign w:val="top"/>
          </w:tcPr>
          <w:p w14:paraId="3D45E4B1">
            <w:pPr>
              <w:spacing w:before="54" w:line="197" w:lineRule="auto"/>
              <w:ind w:left="12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8"/>
                <w:sz w:val="23"/>
                <w:szCs w:val="23"/>
              </w:rPr>
              <w:t>Linear</w:t>
            </w:r>
            <w:r>
              <w:rPr>
                <w:rFonts w:ascii="Times New Roman" w:hAnsi="Times New Roman" w:eastAsia="Times New Roman" w:cs="Times New Roman"/>
                <w:spacing w:val="40"/>
                <w:w w:val="10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8"/>
                <w:sz w:val="23"/>
                <w:szCs w:val="23"/>
              </w:rPr>
              <w:t>Probing</w:t>
            </w:r>
          </w:p>
        </w:tc>
        <w:tc>
          <w:tcPr>
            <w:tcW w:w="1290" w:type="dxa"/>
            <w:vAlign w:val="top"/>
          </w:tcPr>
          <w:p w14:paraId="751E1219">
            <w:pPr>
              <w:spacing w:before="56" w:line="197" w:lineRule="auto"/>
              <w:ind w:left="12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ResNet</w:t>
            </w:r>
            <w:r>
              <w:rPr>
                <w:rFonts w:ascii="Times New Roman" w:hAnsi="Times New Roman" w:eastAsia="Times New Roman" w:cs="Times New Roman"/>
                <w:spacing w:val="19"/>
                <w:sz w:val="23"/>
                <w:szCs w:val="23"/>
              </w:rPr>
              <w:t>-50</w:t>
            </w:r>
          </w:p>
        </w:tc>
        <w:tc>
          <w:tcPr>
            <w:tcW w:w="1811" w:type="dxa"/>
            <w:vAlign w:val="top"/>
          </w:tcPr>
          <w:p w14:paraId="0DB89D17">
            <w:pPr>
              <w:spacing w:before="58" w:line="195" w:lineRule="auto"/>
              <w:ind w:left="655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73.83</w:t>
            </w:r>
          </w:p>
        </w:tc>
        <w:tc>
          <w:tcPr>
            <w:tcW w:w="1928" w:type="dxa"/>
            <w:vAlign w:val="top"/>
          </w:tcPr>
          <w:p w14:paraId="2CB89933">
            <w:pPr>
              <w:spacing w:before="60" w:line="193" w:lineRule="auto"/>
              <w:ind w:left="762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0.20</w:t>
            </w:r>
          </w:p>
        </w:tc>
        <w:tc>
          <w:tcPr>
            <w:tcW w:w="1160" w:type="dxa"/>
            <w:vAlign w:val="top"/>
          </w:tcPr>
          <w:p w14:paraId="74A38BD7">
            <w:pPr>
              <w:spacing w:before="40" w:line="215" w:lineRule="auto"/>
              <w:ind w:left="278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0.86%</w:t>
            </w:r>
          </w:p>
        </w:tc>
      </w:tr>
      <w:tr w14:paraId="7FBB859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904" w:type="dxa"/>
            <w:tcBorders>
              <w:bottom w:val="single" w:color="000000" w:sz="6" w:space="0"/>
            </w:tcBorders>
            <w:vAlign w:val="top"/>
          </w:tcPr>
          <w:p w14:paraId="42F292B4">
            <w:pPr>
              <w:spacing w:before="53" w:line="201" w:lineRule="auto"/>
              <w:ind w:left="12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7"/>
                <w:sz w:val="23"/>
                <w:szCs w:val="23"/>
              </w:rPr>
              <w:t>From</w:t>
            </w:r>
            <w:r>
              <w:rPr>
                <w:rFonts w:ascii="Times New Roman" w:hAnsi="Times New Roman" w:eastAsia="Times New Roman" w:cs="Times New Roman"/>
                <w:spacing w:val="42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7"/>
                <w:sz w:val="23"/>
                <w:szCs w:val="23"/>
              </w:rPr>
              <w:t>Scratch</w:t>
            </w:r>
          </w:p>
        </w:tc>
        <w:tc>
          <w:tcPr>
            <w:tcW w:w="1290" w:type="dxa"/>
            <w:tcBorders>
              <w:bottom w:val="single" w:color="000000" w:sz="6" w:space="0"/>
            </w:tcBorders>
            <w:vAlign w:val="top"/>
          </w:tcPr>
          <w:p w14:paraId="0272E732">
            <w:pPr>
              <w:spacing w:before="58" w:line="197" w:lineRule="auto"/>
              <w:ind w:left="12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ResNet</w:t>
            </w:r>
            <w:r>
              <w:rPr>
                <w:rFonts w:ascii="Times New Roman" w:hAnsi="Times New Roman" w:eastAsia="Times New Roman" w:cs="Times New Roman"/>
                <w:spacing w:val="19"/>
                <w:sz w:val="23"/>
                <w:szCs w:val="23"/>
              </w:rPr>
              <w:t>-50</w:t>
            </w:r>
          </w:p>
        </w:tc>
        <w:tc>
          <w:tcPr>
            <w:tcW w:w="1811" w:type="dxa"/>
            <w:tcBorders>
              <w:bottom w:val="single" w:color="000000" w:sz="6" w:space="0"/>
            </w:tcBorders>
            <w:vAlign w:val="top"/>
          </w:tcPr>
          <w:p w14:paraId="6D0F777A">
            <w:pPr>
              <w:spacing w:before="60" w:line="195" w:lineRule="auto"/>
              <w:ind w:left="655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71.11</w:t>
            </w:r>
          </w:p>
        </w:tc>
        <w:tc>
          <w:tcPr>
            <w:tcW w:w="1928" w:type="dxa"/>
            <w:tcBorders>
              <w:bottom w:val="single" w:color="000000" w:sz="6" w:space="0"/>
            </w:tcBorders>
            <w:vAlign w:val="top"/>
          </w:tcPr>
          <w:p w14:paraId="4A2C1FD2">
            <w:pPr>
              <w:spacing w:before="60" w:line="195" w:lineRule="auto"/>
              <w:ind w:left="70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23.71</w:t>
            </w:r>
          </w:p>
        </w:tc>
        <w:tc>
          <w:tcPr>
            <w:tcW w:w="1160" w:type="dxa"/>
            <w:tcBorders>
              <w:bottom w:val="single" w:color="000000" w:sz="6" w:space="0"/>
            </w:tcBorders>
            <w:vAlign w:val="top"/>
          </w:tcPr>
          <w:p w14:paraId="42CE87E6">
            <w:pPr>
              <w:spacing w:before="42" w:line="216" w:lineRule="auto"/>
              <w:ind w:left="322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3"/>
                <w:szCs w:val="23"/>
              </w:rPr>
              <w:t>100%</w:t>
            </w:r>
          </w:p>
        </w:tc>
      </w:tr>
    </w:tbl>
    <w:p w14:paraId="1D341921">
      <w:pPr>
        <w:pStyle w:val="3"/>
        <w:spacing w:before="127" w:line="232" w:lineRule="auto"/>
        <w:ind w:left="124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7"/>
          <w:sz w:val="19"/>
          <w:szCs w:val="19"/>
        </w:rPr>
        <w:t>注：</w:t>
      </w:r>
      <w:r>
        <w:rPr>
          <w:sz w:val="19"/>
          <w:szCs w:val="19"/>
        </w:rPr>
        <w:t>ViT</w:t>
      </w:r>
      <w:r>
        <w:rPr>
          <w:spacing w:val="7"/>
          <w:sz w:val="19"/>
          <w:szCs w:val="19"/>
        </w:rPr>
        <w:t>-B/16</w:t>
      </w:r>
      <w:r>
        <w:rPr>
          <w:spacing w:val="30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7"/>
          <w:sz w:val="19"/>
          <w:szCs w:val="19"/>
        </w:rPr>
        <w:t>从头训练在</w:t>
      </w:r>
      <w:r>
        <w:rPr>
          <w:rFonts w:ascii="宋体" w:hAnsi="宋体" w:eastAsia="宋体" w:cs="宋体"/>
          <w:spacing w:val="-18"/>
          <w:sz w:val="19"/>
          <w:szCs w:val="19"/>
        </w:rPr>
        <w:t xml:space="preserve"> </w:t>
      </w:r>
      <w:r>
        <w:rPr>
          <w:sz w:val="19"/>
          <w:szCs w:val="19"/>
        </w:rPr>
        <w:t>CIFAR</w:t>
      </w:r>
      <w:r>
        <w:rPr>
          <w:spacing w:val="7"/>
          <w:sz w:val="19"/>
          <w:szCs w:val="19"/>
        </w:rPr>
        <w:t>-100</w:t>
      </w:r>
      <w:r>
        <w:rPr>
          <w:spacing w:val="28"/>
          <w:w w:val="10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7"/>
          <w:sz w:val="19"/>
          <w:szCs w:val="19"/>
        </w:rPr>
        <w:t>上训练失败：最高准确率仅</w:t>
      </w:r>
      <w:r>
        <w:rPr>
          <w:rFonts w:ascii="宋体" w:hAnsi="宋体" w:eastAsia="宋体" w:cs="宋体"/>
          <w:spacing w:val="-21"/>
          <w:sz w:val="19"/>
          <w:szCs w:val="19"/>
        </w:rPr>
        <w:t xml:space="preserve"> </w:t>
      </w:r>
      <w:r>
        <w:rPr>
          <w:spacing w:val="7"/>
          <w:sz w:val="19"/>
          <w:szCs w:val="19"/>
        </w:rPr>
        <w:t>6.18%</w:t>
      </w:r>
      <w:r>
        <w:rPr>
          <w:rFonts w:ascii="宋体" w:hAnsi="宋体" w:eastAsia="宋体" w:cs="宋体"/>
          <w:spacing w:val="7"/>
          <w:sz w:val="19"/>
          <w:szCs w:val="19"/>
        </w:rPr>
        <w:t xml:space="preserve">（第 </w:t>
      </w:r>
      <w:r>
        <w:rPr>
          <w:spacing w:val="7"/>
          <w:sz w:val="19"/>
          <w:szCs w:val="19"/>
        </w:rPr>
        <w:t>2</w:t>
      </w:r>
      <w:r>
        <w:rPr>
          <w:spacing w:val="27"/>
          <w:w w:val="10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7"/>
          <w:sz w:val="19"/>
          <w:szCs w:val="19"/>
        </w:rPr>
        <w:t>轮</w:t>
      </w:r>
      <w:r>
        <w:rPr>
          <w:rFonts w:ascii="宋体" w:hAnsi="宋体" w:eastAsia="宋体" w:cs="宋体"/>
          <w:spacing w:val="-18"/>
          <w:sz w:val="19"/>
          <w:szCs w:val="19"/>
        </w:rPr>
        <w:t>），</w:t>
      </w:r>
      <w:r>
        <w:rPr>
          <w:rFonts w:ascii="宋体" w:hAnsi="宋体" w:eastAsia="宋体" w:cs="宋体"/>
          <w:spacing w:val="7"/>
          <w:sz w:val="19"/>
          <w:szCs w:val="19"/>
        </w:rPr>
        <w:t xml:space="preserve">第 </w:t>
      </w:r>
      <w:r>
        <w:rPr>
          <w:spacing w:val="7"/>
          <w:sz w:val="19"/>
          <w:szCs w:val="19"/>
        </w:rPr>
        <w:t>12</w:t>
      </w:r>
      <w:r>
        <w:rPr>
          <w:spacing w:val="26"/>
          <w:w w:val="10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7"/>
          <w:sz w:val="19"/>
          <w:szCs w:val="19"/>
        </w:rPr>
        <w:t>轮起损失发</w:t>
      </w:r>
    </w:p>
    <w:p w14:paraId="645C3938">
      <w:pPr>
        <w:pStyle w:val="3"/>
        <w:spacing w:before="1" w:line="217" w:lineRule="auto"/>
        <w:ind w:left="2482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5"/>
          <w:sz w:val="19"/>
          <w:szCs w:val="19"/>
        </w:rPr>
        <w:t>散为</w:t>
      </w:r>
      <w:r>
        <w:rPr>
          <w:rFonts w:ascii="宋体" w:hAnsi="宋体" w:eastAsia="宋体" w:cs="宋体"/>
          <w:spacing w:val="-23"/>
          <w:sz w:val="19"/>
          <w:szCs w:val="19"/>
        </w:rPr>
        <w:t xml:space="preserve"> </w:t>
      </w:r>
      <w:r>
        <w:rPr>
          <w:sz w:val="19"/>
          <w:szCs w:val="19"/>
        </w:rPr>
        <w:t>NaN</w:t>
      </w:r>
      <w:r>
        <w:rPr>
          <w:spacing w:val="-20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5"/>
          <w:sz w:val="19"/>
          <w:szCs w:val="19"/>
        </w:rPr>
        <w:t>。</w:t>
      </w:r>
      <w:r>
        <w:rPr>
          <w:sz w:val="19"/>
          <w:szCs w:val="19"/>
        </w:rPr>
        <w:t>CIFAR</w:t>
      </w:r>
      <w:r>
        <w:rPr>
          <w:spacing w:val="15"/>
          <w:sz w:val="19"/>
          <w:szCs w:val="19"/>
        </w:rPr>
        <w:t>-100</w:t>
      </w:r>
      <w:r>
        <w:rPr>
          <w:spacing w:val="28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5"/>
          <w:sz w:val="19"/>
          <w:szCs w:val="19"/>
        </w:rPr>
        <w:t>上未包含</w:t>
      </w:r>
      <w:r>
        <w:rPr>
          <w:rFonts w:ascii="宋体" w:hAnsi="宋体" w:eastAsia="宋体" w:cs="宋体"/>
          <w:spacing w:val="-22"/>
          <w:sz w:val="19"/>
          <w:szCs w:val="19"/>
        </w:rPr>
        <w:t xml:space="preserve"> </w:t>
      </w:r>
      <w:r>
        <w:rPr>
          <w:sz w:val="19"/>
          <w:szCs w:val="19"/>
        </w:rPr>
        <w:t>Adapter</w:t>
      </w:r>
      <w:r>
        <w:rPr>
          <w:spacing w:val="3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5"/>
          <w:sz w:val="19"/>
          <w:szCs w:val="19"/>
        </w:rPr>
        <w:t>实验。</w:t>
      </w:r>
    </w:p>
    <w:p w14:paraId="57780DC4">
      <w:pPr>
        <w:pStyle w:val="3"/>
        <w:spacing w:before="91" w:line="225" w:lineRule="auto"/>
        <w:ind w:left="131"/>
        <w:outlineLvl w:val="1"/>
        <w:rPr>
          <w:rFonts w:ascii="黑体" w:hAnsi="黑体" w:eastAsia="黑体" w:cs="黑体"/>
          <w:sz w:val="28"/>
          <w:szCs w:val="28"/>
        </w:rPr>
      </w:pPr>
      <w:r>
        <w:rPr>
          <w:b/>
          <w:bCs/>
          <w:spacing w:val="7"/>
          <w:sz w:val="28"/>
          <w:szCs w:val="28"/>
        </w:rPr>
        <w:t xml:space="preserve">5.1 </w:t>
      </w:r>
      <w:del w:id="174" w:author="刘华明" w:date="2026-10-15T16:59:20Z">
        <w:r>
          <w:rPr>
            <w:b/>
            <w:bCs/>
            <w:spacing w:val="7"/>
            <w:sz w:val="28"/>
            <w:szCs w:val="28"/>
          </w:rPr>
          <w:delText xml:space="preserve">   </w:delText>
        </w:r>
      </w:del>
      <w:r>
        <w:rPr>
          <w:rFonts w:ascii="黑体" w:hAnsi="黑体" w:eastAsia="黑体" w:cs="黑体"/>
          <w:spacing w:val="7"/>
          <w:sz w:val="28"/>
          <w:szCs w:val="28"/>
        </w:rPr>
        <w:t>预训练的有效性验证</w:t>
      </w:r>
    </w:p>
    <w:p w14:paraId="02A8A2DF">
      <w:pPr>
        <w:pStyle w:val="3"/>
        <w:spacing w:before="212" w:line="218" w:lineRule="auto"/>
        <w:ind w:left="603"/>
        <w:rPr>
          <w:rFonts w:hint="eastAsia" w:ascii="宋体" w:hAnsi="宋体" w:eastAsia="宋体" w:cs="宋体"/>
          <w:sz w:val="23"/>
          <w:szCs w:val="23"/>
          <w:lang w:eastAsia="zh-CN"/>
        </w:rPr>
      </w:pPr>
      <w:r>
        <w:rPr>
          <w:sz w:val="23"/>
          <w:szCs w:val="23"/>
        </w:rPr>
        <w:t>From</w:t>
      </w:r>
      <w:r>
        <w:rPr>
          <w:spacing w:val="40"/>
          <w:sz w:val="23"/>
          <w:szCs w:val="23"/>
        </w:rPr>
        <w:t xml:space="preserve"> </w:t>
      </w:r>
      <w:r>
        <w:rPr>
          <w:sz w:val="23"/>
          <w:szCs w:val="23"/>
        </w:rPr>
        <w:t>Scratch</w:t>
      </w:r>
      <w:r>
        <w:rPr>
          <w:spacing w:val="28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4"/>
          <w:sz w:val="23"/>
          <w:szCs w:val="23"/>
        </w:rPr>
        <w:t>和</w:t>
      </w:r>
      <w:r>
        <w:rPr>
          <w:rFonts w:ascii="宋体" w:hAnsi="宋体" w:eastAsia="宋体" w:cs="宋体"/>
          <w:spacing w:val="-30"/>
          <w:sz w:val="23"/>
          <w:szCs w:val="23"/>
        </w:rPr>
        <w:t xml:space="preserve"> </w:t>
      </w:r>
      <w:r>
        <w:rPr>
          <w:sz w:val="23"/>
          <w:szCs w:val="23"/>
        </w:rPr>
        <w:t>Full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Fine</w:t>
      </w:r>
      <w:r>
        <w:rPr>
          <w:spacing w:val="14"/>
          <w:sz w:val="23"/>
          <w:szCs w:val="23"/>
        </w:rPr>
        <w:t>-</w:t>
      </w:r>
      <w:r>
        <w:rPr>
          <w:sz w:val="23"/>
          <w:szCs w:val="23"/>
        </w:rPr>
        <w:t>tuning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4"/>
          <w:sz w:val="23"/>
          <w:szCs w:val="23"/>
        </w:rPr>
        <w:t>摆在一起，预训练</w:t>
      </w:r>
      <w:del w:id="175" w:author="刘华明" w:date="2026-10-15T17:00:58Z">
        <w:r>
          <w:rPr>
            <w:rFonts w:hint="default" w:ascii="宋体" w:hAnsi="宋体" w:eastAsia="宋体" w:cs="宋体"/>
            <w:spacing w:val="14"/>
            <w:sz w:val="23"/>
            <w:szCs w:val="23"/>
            <w:lang w:val="en-US"/>
          </w:rPr>
          <w:delText>到底管不管用就看得很</w:delText>
        </w:r>
      </w:del>
      <w:ins w:id="176" w:author="刘华明" w:date="2026-10-15T17:01:00Z">
        <w:r>
          <w:rPr>
            <w:rFonts w:hint="eastAsia" w:ascii="宋体" w:hAnsi="宋体" w:eastAsia="宋体" w:cs="宋体"/>
            <w:spacing w:val="14"/>
            <w:sz w:val="23"/>
            <w:szCs w:val="23"/>
            <w:lang w:val="en-US" w:eastAsia="zh-CN"/>
          </w:rPr>
          <w:t>是否</w:t>
        </w:r>
      </w:ins>
      <w:ins w:id="177" w:author="刘华明" w:date="2026-10-15T17:01:03Z">
        <w:r>
          <w:rPr>
            <w:rFonts w:hint="eastAsia" w:ascii="宋体" w:hAnsi="宋体" w:eastAsia="宋体" w:cs="宋体"/>
            <w:spacing w:val="14"/>
            <w:sz w:val="23"/>
            <w:szCs w:val="23"/>
            <w:lang w:val="en-US" w:eastAsia="zh-CN"/>
          </w:rPr>
          <w:t>产生</w:t>
        </w:r>
      </w:ins>
      <w:ins w:id="178" w:author="刘华明" w:date="2026-10-15T17:01:04Z">
        <w:r>
          <w:rPr>
            <w:rFonts w:hint="eastAsia" w:ascii="宋体" w:hAnsi="宋体" w:eastAsia="宋体" w:cs="宋体"/>
            <w:spacing w:val="14"/>
            <w:sz w:val="23"/>
            <w:szCs w:val="23"/>
            <w:lang w:val="en-US" w:eastAsia="zh-CN"/>
          </w:rPr>
          <w:t>作用</w:t>
        </w:r>
      </w:ins>
      <w:ins w:id="179" w:author="刘华明" w:date="2026-10-15T17:01:08Z">
        <w:r>
          <w:rPr>
            <w:rFonts w:hint="eastAsia" w:ascii="宋体" w:hAnsi="宋体" w:eastAsia="宋体" w:cs="宋体"/>
            <w:spacing w:val="14"/>
            <w:sz w:val="23"/>
            <w:szCs w:val="23"/>
            <w:lang w:val="en-US" w:eastAsia="zh-CN"/>
          </w:rPr>
          <w:t>可以</w:t>
        </w:r>
      </w:ins>
      <w:ins w:id="180" w:author="刘华明" w:date="2026-10-15T17:01:11Z">
        <w:r>
          <w:rPr>
            <w:rFonts w:hint="eastAsia" w:ascii="宋体" w:hAnsi="宋体" w:eastAsia="宋体" w:cs="宋体"/>
            <w:spacing w:val="14"/>
            <w:sz w:val="23"/>
            <w:szCs w:val="23"/>
            <w:lang w:val="en-US" w:eastAsia="zh-CN"/>
          </w:rPr>
          <w:t>观察</w:t>
        </w:r>
      </w:ins>
      <w:ins w:id="181" w:author="刘华明" w:date="2026-10-15T17:01:15Z">
        <w:r>
          <w:rPr>
            <w:rFonts w:hint="eastAsia" w:ascii="宋体" w:hAnsi="宋体" w:eastAsia="宋体" w:cs="宋体"/>
            <w:spacing w:val="14"/>
            <w:sz w:val="23"/>
            <w:szCs w:val="23"/>
            <w:lang w:val="en-US" w:eastAsia="zh-CN"/>
          </w:rPr>
          <w:t>的</w:t>
        </w:r>
      </w:ins>
      <w:ins w:id="182" w:author="刘华明" w:date="2026-10-15T17:01:19Z">
        <w:r>
          <w:rPr>
            <w:rFonts w:hint="eastAsia" w:ascii="宋体" w:hAnsi="宋体" w:eastAsia="宋体" w:cs="宋体"/>
            <w:spacing w:val="14"/>
            <w:sz w:val="23"/>
            <w:szCs w:val="23"/>
            <w:lang w:val="en-US" w:eastAsia="zh-CN"/>
          </w:rPr>
          <w:t>很清晰</w:t>
        </w:r>
      </w:ins>
      <w:del w:id="183" w:author="刘华明" w:date="2026-10-15T17:01:21Z">
        <w:r>
          <w:rPr>
            <w:rFonts w:ascii="宋体" w:hAnsi="宋体" w:eastAsia="宋体" w:cs="宋体"/>
            <w:spacing w:val="14"/>
            <w:sz w:val="23"/>
            <w:szCs w:val="23"/>
          </w:rPr>
          <w:delText>清楚了。</w:delText>
        </w:r>
      </w:del>
      <w:ins w:id="184" w:author="刘华明" w:date="2026-10-15T17:01:23Z">
        <w:r>
          <w:rPr>
            <w:rFonts w:hint="eastAsia" w:ascii="宋体" w:hAnsi="宋体" w:eastAsia="宋体" w:cs="宋体"/>
            <w:spacing w:val="14"/>
            <w:sz w:val="23"/>
            <w:szCs w:val="23"/>
            <w:lang w:eastAsia="zh-CN"/>
          </w:rPr>
          <w:t>。</w:t>
        </w:r>
      </w:ins>
    </w:p>
    <w:p w14:paraId="765B1964">
      <w:pPr>
        <w:pStyle w:val="3"/>
        <w:spacing w:before="85" w:line="286" w:lineRule="auto"/>
        <w:ind w:left="126" w:right="351" w:firstLine="481"/>
        <w:rPr>
          <w:del w:id="185" w:author="刘华明" w:date="2026-10-15T17:13:12Z"/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5"/>
          <w:sz w:val="23"/>
          <w:szCs w:val="23"/>
        </w:rPr>
        <w:t>先说</w:t>
      </w:r>
      <w:r>
        <w:rPr>
          <w:rFonts w:ascii="宋体" w:hAnsi="宋体" w:eastAsia="宋体" w:cs="宋体"/>
          <w:spacing w:val="-26"/>
          <w:sz w:val="23"/>
          <w:szCs w:val="23"/>
        </w:rPr>
        <w:t xml:space="preserve"> </w:t>
      </w:r>
      <w:r>
        <w:rPr>
          <w:sz w:val="23"/>
          <w:szCs w:val="23"/>
        </w:rPr>
        <w:t>CIFAR</w:t>
      </w:r>
      <w:r>
        <w:rPr>
          <w:spacing w:val="5"/>
          <w:sz w:val="23"/>
          <w:szCs w:val="23"/>
        </w:rPr>
        <w:t>-100</w:t>
      </w:r>
      <w:r>
        <w:rPr>
          <w:rFonts w:ascii="宋体" w:hAnsi="宋体" w:eastAsia="宋体" w:cs="宋体"/>
          <w:spacing w:val="5"/>
          <w:sz w:val="23"/>
          <w:szCs w:val="23"/>
        </w:rPr>
        <w:t>。预训练的贡献是决定性的。</w:t>
      </w:r>
      <w:r>
        <w:rPr>
          <w:rFonts w:ascii="宋体" w:hAnsi="宋体" w:eastAsia="宋体" w:cs="宋体"/>
          <w:spacing w:val="35"/>
          <w:sz w:val="23"/>
          <w:szCs w:val="23"/>
        </w:rPr>
        <w:t xml:space="preserve"> </w:t>
      </w:r>
      <w:r>
        <w:rPr>
          <w:sz w:val="23"/>
          <w:szCs w:val="23"/>
        </w:rPr>
        <w:t>ViT</w:t>
      </w:r>
      <w:r>
        <w:rPr>
          <w:spacing w:val="5"/>
          <w:sz w:val="23"/>
          <w:szCs w:val="23"/>
        </w:rPr>
        <w:t>-B/</w:t>
      </w:r>
      <w:r>
        <w:rPr>
          <w:spacing w:val="4"/>
          <w:sz w:val="23"/>
          <w:szCs w:val="23"/>
        </w:rPr>
        <w:t>16</w:t>
      </w:r>
      <w:r>
        <w:rPr>
          <w:spacing w:val="28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4"/>
          <w:sz w:val="23"/>
          <w:szCs w:val="23"/>
        </w:rPr>
        <w:t>全量微调</w:t>
      </w:r>
      <w:r>
        <w:rPr>
          <w:rFonts w:ascii="宋体" w:hAnsi="宋体" w:eastAsia="宋体" w:cs="宋体"/>
          <w:spacing w:val="-29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88.19%</w:t>
      </w:r>
      <w:r>
        <w:rPr>
          <w:rFonts w:ascii="宋体" w:hAnsi="宋体" w:eastAsia="宋体" w:cs="宋体"/>
          <w:spacing w:val="4"/>
          <w:sz w:val="23"/>
          <w:szCs w:val="23"/>
        </w:rPr>
        <w:t>，从头训</w:t>
      </w:r>
      <w:r>
        <w:rPr>
          <w:rFonts w:ascii="宋体" w:hAnsi="宋体" w:eastAsia="宋体" w:cs="宋体"/>
          <w:spacing w:val="2"/>
          <w:sz w:val="23"/>
          <w:szCs w:val="23"/>
        </w:rPr>
        <w:t>练则完全失败——第</w:t>
      </w:r>
      <w:r>
        <w:rPr>
          <w:rFonts w:ascii="宋体" w:hAnsi="宋体" w:eastAsia="宋体" w:cs="宋体"/>
          <w:spacing w:val="-20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2</w:t>
      </w:r>
      <w:r>
        <w:rPr>
          <w:spacing w:val="19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"/>
          <w:sz w:val="23"/>
          <w:szCs w:val="23"/>
        </w:rPr>
        <w:t>轮的时候准确率最高到过</w:t>
      </w:r>
      <w:r>
        <w:rPr>
          <w:rFonts w:ascii="宋体" w:hAnsi="宋体" w:eastAsia="宋体" w:cs="宋体"/>
          <w:spacing w:val="-38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6.18%</w:t>
      </w:r>
      <w:r>
        <w:rPr>
          <w:rFonts w:ascii="宋体" w:hAnsi="宋体" w:eastAsia="宋体" w:cs="宋体"/>
          <w:spacing w:val="2"/>
          <w:sz w:val="23"/>
          <w:szCs w:val="23"/>
        </w:rPr>
        <w:t>，到第</w:t>
      </w:r>
      <w:r>
        <w:rPr>
          <w:rFonts w:ascii="宋体" w:hAnsi="宋体" w:eastAsia="宋体" w:cs="宋体"/>
          <w:spacing w:val="-25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12</w:t>
      </w:r>
      <w:r>
        <w:rPr>
          <w:spacing w:val="19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"/>
          <w:sz w:val="23"/>
          <w:szCs w:val="23"/>
        </w:rPr>
        <w:t>轮损失就炸成</w:t>
      </w:r>
      <w:r>
        <w:rPr>
          <w:rFonts w:ascii="宋体" w:hAnsi="宋体" w:eastAsia="宋体" w:cs="宋体"/>
          <w:spacing w:val="-38"/>
          <w:sz w:val="23"/>
          <w:szCs w:val="23"/>
        </w:rPr>
        <w:t xml:space="preserve"> </w:t>
      </w:r>
      <w:r>
        <w:rPr>
          <w:sz w:val="23"/>
          <w:szCs w:val="23"/>
        </w:rPr>
        <w:t>NaN</w:t>
      </w:r>
      <w:r>
        <w:rPr>
          <w:spacing w:val="4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"/>
          <w:sz w:val="23"/>
          <w:szCs w:val="23"/>
        </w:rPr>
        <w:t>了，</w:t>
      </w:r>
      <w:r>
        <w:rPr>
          <w:rFonts w:ascii="宋体" w:hAnsi="宋体" w:eastAsia="宋体" w:cs="宋体"/>
          <w:spacing w:val="7"/>
          <w:sz w:val="23"/>
          <w:szCs w:val="23"/>
        </w:rPr>
        <w:t>后面模型参数直接崩掉。两边的差距将近</w:t>
      </w:r>
      <w:r>
        <w:rPr>
          <w:rFonts w:ascii="宋体" w:hAnsi="宋体" w:eastAsia="宋体" w:cs="宋体"/>
          <w:spacing w:val="-32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8</w:t>
      </w:r>
      <w:r>
        <w:rPr>
          <w:spacing w:val="6"/>
          <w:sz w:val="23"/>
          <w:szCs w:val="23"/>
        </w:rPr>
        <w:t>2</w:t>
      </w:r>
      <w:r>
        <w:rPr>
          <w:spacing w:val="25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6"/>
          <w:sz w:val="23"/>
          <w:szCs w:val="23"/>
        </w:rPr>
        <w:t>个百分点，而且后者根本不是</w:t>
      </w:r>
      <w:ins w:id="186" w:author="刘华明" w:date="2026-10-15T17:13:03Z">
        <w:r>
          <w:rPr>
            <w:rFonts w:hint="eastAsia" w:ascii="宋体" w:hAnsi="宋体" w:eastAsia="宋体" w:cs="宋体"/>
            <w:spacing w:val="6"/>
            <w:sz w:val="23"/>
            <w:szCs w:val="23"/>
            <w:lang w:eastAsia="zh-CN"/>
          </w:rPr>
          <w:t>“</w:t>
        </w:r>
      </w:ins>
      <w:del w:id="187" w:author="刘华明" w:date="2026-10-15T17:13:02Z">
        <w:r>
          <w:rPr>
            <w:spacing w:val="6"/>
            <w:sz w:val="23"/>
            <w:szCs w:val="23"/>
          </w:rPr>
          <w:delText>”</w:delText>
        </w:r>
      </w:del>
      <w:del w:id="188" w:author="刘华明" w:date="2026-10-15T17:13:01Z">
        <w:r>
          <w:rPr>
            <w:spacing w:val="21"/>
            <w:w w:val="101"/>
            <w:sz w:val="23"/>
            <w:szCs w:val="23"/>
          </w:rPr>
          <w:delText xml:space="preserve"> </w:delText>
        </w:r>
      </w:del>
      <w:r>
        <w:rPr>
          <w:rFonts w:ascii="宋体" w:hAnsi="宋体" w:eastAsia="宋体" w:cs="宋体"/>
          <w:spacing w:val="6"/>
          <w:sz w:val="23"/>
          <w:szCs w:val="23"/>
        </w:rPr>
        <w:t>性能差</w:t>
      </w:r>
      <w:r>
        <w:rPr>
          <w:spacing w:val="6"/>
          <w:sz w:val="23"/>
          <w:szCs w:val="23"/>
        </w:rPr>
        <w:t>”</w:t>
      </w:r>
      <w:del w:id="189" w:author="刘华明" w:date="2026-10-15T17:13:09Z">
        <w:r>
          <w:rPr>
            <w:spacing w:val="38"/>
            <w:w w:val="101"/>
            <w:sz w:val="23"/>
            <w:szCs w:val="23"/>
          </w:rPr>
          <w:delText xml:space="preserve"> </w:delText>
        </w:r>
      </w:del>
      <w:r>
        <w:rPr>
          <w:rFonts w:ascii="宋体" w:hAnsi="宋体" w:eastAsia="宋体" w:cs="宋体"/>
          <w:spacing w:val="6"/>
          <w:sz w:val="23"/>
          <w:szCs w:val="23"/>
        </w:rPr>
        <w:t>的</w:t>
      </w:r>
    </w:p>
    <w:p w14:paraId="765B1964">
      <w:pPr>
        <w:pStyle w:val="3"/>
        <w:spacing w:before="85"/>
        <w:ind w:left="126" w:right="351" w:firstLine="481"/>
        <w:rPr>
          <w:del w:id="191" w:author="刘华明" w:date="2026-10-15T17:13:13Z"/>
          <w:rFonts w:ascii="宋体" w:hAnsi="宋体" w:eastAsia="宋体" w:cs="宋体"/>
          <w:sz w:val="23"/>
          <w:szCs w:val="23"/>
        </w:rPr>
        <w:sectPr>
          <w:headerReference r:id="rId14" w:type="default"/>
          <w:pgSz w:w="11906" w:h="16838"/>
          <w:pgMar w:top="1022" w:right="950" w:bottom="400" w:left="1302" w:header="654" w:footer="0" w:gutter="0"/>
          <w:cols w:space="720" w:num="1"/>
        </w:sectPr>
        <w:pPrChange w:id="190" w:author="刘华明" w:date="2026-10-15T17:13:12Z">
          <w:pPr>
            <w:spacing w:line="286" w:lineRule="auto"/>
          </w:pPr>
        </w:pPrChange>
      </w:pPr>
    </w:p>
    <w:p w14:paraId="44E513EE">
      <w:pPr>
        <w:spacing w:line="351" w:lineRule="auto"/>
        <w:rPr>
          <w:del w:id="192" w:author="刘华明" w:date="2026-10-15T17:13:14Z"/>
          <w:rFonts w:ascii="Arial"/>
          <w:sz w:val="21"/>
        </w:rPr>
      </w:pPr>
    </w:p>
    <w:p w14:paraId="0461D9AF">
      <w:pPr>
        <w:pStyle w:val="3"/>
        <w:spacing w:before="74" w:line="288" w:lineRule="auto"/>
        <w:ind w:left="11" w:right="140" w:firstLine="25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3"/>
          <w:sz w:val="23"/>
          <w:szCs w:val="23"/>
        </w:rPr>
        <w:t>问题，它从头到尾就没收敛过。</w:t>
      </w:r>
      <w:r>
        <w:rPr>
          <w:rFonts w:ascii="宋体" w:hAnsi="宋体" w:eastAsia="宋体" w:cs="宋体"/>
          <w:spacing w:val="-9"/>
          <w:sz w:val="23"/>
          <w:szCs w:val="23"/>
        </w:rPr>
        <w:t xml:space="preserve"> </w:t>
      </w:r>
      <w:r>
        <w:rPr>
          <w:sz w:val="23"/>
          <w:szCs w:val="23"/>
        </w:rPr>
        <w:t>ResNet</w:t>
      </w:r>
      <w:r>
        <w:rPr>
          <w:spacing w:val="3"/>
          <w:sz w:val="23"/>
          <w:szCs w:val="23"/>
        </w:rPr>
        <w:t>-50</w:t>
      </w:r>
      <w:r>
        <w:rPr>
          <w:spacing w:val="48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3"/>
          <w:sz w:val="23"/>
          <w:szCs w:val="23"/>
        </w:rPr>
        <w:t>的情况温和一些：全量微调</w:t>
      </w:r>
      <w:r>
        <w:rPr>
          <w:rFonts w:ascii="宋体" w:hAnsi="宋体" w:eastAsia="宋体" w:cs="宋体"/>
          <w:spacing w:val="-29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84.17%</w:t>
      </w:r>
      <w:r>
        <w:rPr>
          <w:rFonts w:ascii="宋体" w:hAnsi="宋体" w:eastAsia="宋体" w:cs="宋体"/>
          <w:spacing w:val="3"/>
          <w:sz w:val="23"/>
          <w:szCs w:val="23"/>
        </w:rPr>
        <w:t>，从头训</w:t>
      </w:r>
      <w:r>
        <w:rPr>
          <w:rFonts w:ascii="宋体" w:hAnsi="宋体" w:eastAsia="宋体" w:cs="宋体"/>
          <w:spacing w:val="4"/>
          <w:sz w:val="23"/>
          <w:szCs w:val="23"/>
        </w:rPr>
        <w:t>练</w:t>
      </w:r>
      <w:r>
        <w:rPr>
          <w:rFonts w:ascii="宋体" w:hAnsi="宋体" w:eastAsia="宋体" w:cs="宋体"/>
          <w:spacing w:val="-15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71.11%</w:t>
      </w:r>
      <w:r>
        <w:rPr>
          <w:rFonts w:ascii="宋体" w:hAnsi="宋体" w:eastAsia="宋体" w:cs="宋体"/>
          <w:spacing w:val="4"/>
          <w:sz w:val="23"/>
          <w:szCs w:val="23"/>
        </w:rPr>
        <w:t xml:space="preserve">，差了 </w:t>
      </w:r>
      <w:r>
        <w:rPr>
          <w:spacing w:val="4"/>
          <w:sz w:val="23"/>
          <w:szCs w:val="23"/>
        </w:rPr>
        <w:t>13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4"/>
          <w:sz w:val="23"/>
          <w:szCs w:val="23"/>
        </w:rPr>
        <w:t>个百分点出头，预训练同样带来了实打实的提升。</w:t>
      </w:r>
    </w:p>
    <w:p w14:paraId="2CA44EFD">
      <w:pPr>
        <w:pStyle w:val="3"/>
        <w:spacing w:before="2" w:line="286" w:lineRule="auto"/>
        <w:ind w:left="9" w:right="114" w:firstLine="473"/>
        <w:jc w:val="both"/>
        <w:rPr>
          <w:rFonts w:ascii="宋体" w:hAnsi="宋体" w:eastAsia="宋体" w:cs="宋体"/>
          <w:sz w:val="23"/>
          <w:szCs w:val="23"/>
        </w:rPr>
      </w:pPr>
      <w:r>
        <w:rPr>
          <w:sz w:val="23"/>
          <w:szCs w:val="23"/>
        </w:rPr>
        <w:t>ViT</w:t>
      </w:r>
      <w:r>
        <w:rPr>
          <w:spacing w:val="4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2"/>
          <w:sz w:val="23"/>
          <w:szCs w:val="23"/>
        </w:rPr>
        <w:t>和</w:t>
      </w:r>
      <w:r>
        <w:rPr>
          <w:rFonts w:ascii="宋体" w:hAnsi="宋体" w:eastAsia="宋体" w:cs="宋体"/>
          <w:spacing w:val="-24"/>
          <w:sz w:val="23"/>
          <w:szCs w:val="23"/>
        </w:rPr>
        <w:t xml:space="preserve"> </w:t>
      </w:r>
      <w:r>
        <w:rPr>
          <w:sz w:val="23"/>
          <w:szCs w:val="23"/>
        </w:rPr>
        <w:t>ResNet</w:t>
      </w:r>
      <w:r>
        <w:rPr>
          <w:spacing w:val="12"/>
          <w:sz w:val="23"/>
          <w:szCs w:val="23"/>
        </w:rPr>
        <w:t>-50</w:t>
      </w:r>
      <w:r>
        <w:rPr>
          <w:spacing w:val="3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2"/>
          <w:sz w:val="23"/>
          <w:szCs w:val="23"/>
        </w:rPr>
        <w:t>在从头训练上的落差是本文最尖锐的对比之一。同一个</w:t>
      </w:r>
      <w:r>
        <w:rPr>
          <w:rFonts w:ascii="宋体" w:hAnsi="宋体" w:eastAsia="宋体" w:cs="宋体"/>
          <w:spacing w:val="-21"/>
          <w:sz w:val="23"/>
          <w:szCs w:val="23"/>
        </w:rPr>
        <w:t xml:space="preserve"> </w:t>
      </w:r>
      <w:r>
        <w:rPr>
          <w:sz w:val="23"/>
          <w:szCs w:val="23"/>
        </w:rPr>
        <w:t>CIFAR</w:t>
      </w:r>
      <w:r>
        <w:rPr>
          <w:spacing w:val="12"/>
          <w:sz w:val="23"/>
          <w:szCs w:val="23"/>
        </w:rPr>
        <w:t>-</w:t>
      </w:r>
      <w:r>
        <w:rPr>
          <w:sz w:val="23"/>
          <w:szCs w:val="23"/>
        </w:rPr>
        <w:t xml:space="preserve"> </w:t>
      </w:r>
      <w:r>
        <w:rPr>
          <w:spacing w:val="6"/>
          <w:sz w:val="23"/>
          <w:szCs w:val="23"/>
        </w:rPr>
        <w:t>100</w:t>
      </w:r>
      <w:r>
        <w:rPr>
          <w:rFonts w:ascii="宋体" w:hAnsi="宋体" w:eastAsia="宋体" w:cs="宋体"/>
          <w:spacing w:val="6"/>
          <w:sz w:val="23"/>
          <w:szCs w:val="23"/>
        </w:rPr>
        <w:t>，</w:t>
      </w:r>
      <w:r>
        <w:rPr>
          <w:sz w:val="23"/>
          <w:szCs w:val="23"/>
        </w:rPr>
        <w:t>ResNet</w:t>
      </w:r>
      <w:r>
        <w:rPr>
          <w:spacing w:val="6"/>
          <w:sz w:val="23"/>
          <w:szCs w:val="23"/>
        </w:rPr>
        <w:t>-50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6"/>
          <w:sz w:val="23"/>
          <w:szCs w:val="23"/>
        </w:rPr>
        <w:t>从头训能到</w:t>
      </w:r>
      <w:r>
        <w:rPr>
          <w:rFonts w:ascii="宋体" w:hAnsi="宋体" w:eastAsia="宋体" w:cs="宋体"/>
          <w:spacing w:val="-36"/>
          <w:sz w:val="23"/>
          <w:szCs w:val="23"/>
        </w:rPr>
        <w:t xml:space="preserve"> </w:t>
      </w:r>
      <w:r>
        <w:rPr>
          <w:spacing w:val="6"/>
          <w:sz w:val="23"/>
          <w:szCs w:val="23"/>
        </w:rPr>
        <w:t>71.11%</w:t>
      </w:r>
      <w:r>
        <w:rPr>
          <w:rFonts w:ascii="宋体" w:hAnsi="宋体" w:eastAsia="宋体" w:cs="宋体"/>
          <w:spacing w:val="6"/>
          <w:sz w:val="23"/>
          <w:szCs w:val="23"/>
        </w:rPr>
        <w:t>，</w:t>
      </w:r>
      <w:r>
        <w:rPr>
          <w:sz w:val="23"/>
          <w:szCs w:val="23"/>
        </w:rPr>
        <w:t>ViT</w:t>
      </w:r>
      <w:r>
        <w:rPr>
          <w:spacing w:val="6"/>
          <w:sz w:val="23"/>
          <w:szCs w:val="23"/>
        </w:rPr>
        <w:t>-</w:t>
      </w:r>
      <w:r>
        <w:rPr>
          <w:spacing w:val="5"/>
          <w:sz w:val="23"/>
          <w:szCs w:val="23"/>
        </w:rPr>
        <w:t>B/16</w:t>
      </w:r>
      <w:r>
        <w:rPr>
          <w:spacing w:val="2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5"/>
          <w:sz w:val="23"/>
          <w:szCs w:val="23"/>
        </w:rPr>
        <w:t>完全训不动。根子在于</w:t>
      </w:r>
      <w:r>
        <w:rPr>
          <w:rFonts w:ascii="宋体" w:hAnsi="宋体" w:eastAsia="宋体" w:cs="宋体"/>
          <w:spacing w:val="-44"/>
          <w:sz w:val="23"/>
          <w:szCs w:val="23"/>
        </w:rPr>
        <w:t xml:space="preserve"> </w:t>
      </w:r>
      <w:r>
        <w:rPr>
          <w:sz w:val="23"/>
          <w:szCs w:val="23"/>
        </w:rPr>
        <w:t>ViT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5"/>
          <w:sz w:val="23"/>
          <w:szCs w:val="23"/>
        </w:rPr>
        <w:t>不共享</w:t>
      </w:r>
      <w:r>
        <w:rPr>
          <w:rFonts w:ascii="宋体" w:hAnsi="宋体" w:eastAsia="宋体" w:cs="宋体"/>
          <w:spacing w:val="-36"/>
          <w:sz w:val="23"/>
          <w:szCs w:val="23"/>
        </w:rPr>
        <w:t xml:space="preserve"> </w:t>
      </w:r>
      <w:r>
        <w:rPr>
          <w:sz w:val="23"/>
          <w:szCs w:val="23"/>
        </w:rPr>
        <w:t>CNN</w:t>
      </w:r>
      <w:r>
        <w:rPr>
          <w:rFonts w:ascii="宋体" w:hAnsi="宋体" w:eastAsia="宋体" w:cs="宋体"/>
          <w:spacing w:val="8"/>
          <w:sz w:val="23"/>
          <w:szCs w:val="23"/>
        </w:rPr>
        <w:t>那种内建的归纳偏置——没有局部感受野、没有权重共享、没有平移等变性。全局自注</w:t>
      </w:r>
      <w:r>
        <w:rPr>
          <w:rFonts w:ascii="宋体" w:hAnsi="宋体" w:eastAsia="宋体" w:cs="宋体"/>
          <w:spacing w:val="3"/>
          <w:sz w:val="23"/>
          <w:szCs w:val="23"/>
        </w:rPr>
        <w:t>意力要从零开始学空间关系，数据量不够</w:t>
      </w:r>
      <w:ins w:id="193" w:author="刘华明" w:date="2026-10-15T17:14:34Z">
        <w:r>
          <w:rPr>
            <w:rFonts w:hint="eastAsia" w:ascii="宋体" w:hAnsi="宋体" w:eastAsia="宋体" w:cs="宋体"/>
            <w:spacing w:val="3"/>
            <w:sz w:val="23"/>
            <w:szCs w:val="23"/>
            <w:lang w:val="en-US" w:eastAsia="zh-CN"/>
          </w:rPr>
          <w:t>无法</w:t>
        </w:r>
      </w:ins>
      <w:ins w:id="194" w:author="刘华明" w:date="2026-10-15T17:14:36Z">
        <w:r>
          <w:rPr>
            <w:rFonts w:hint="eastAsia" w:ascii="宋体" w:hAnsi="宋体" w:eastAsia="宋体" w:cs="宋体"/>
            <w:spacing w:val="3"/>
            <w:sz w:val="23"/>
            <w:szCs w:val="23"/>
            <w:lang w:val="en-US" w:eastAsia="zh-CN"/>
          </w:rPr>
          <w:t>达到</w:t>
        </w:r>
      </w:ins>
      <w:ins w:id="195" w:author="刘华明" w:date="2026-10-15T17:14:37Z">
        <w:r>
          <w:rPr>
            <w:rFonts w:hint="eastAsia" w:ascii="宋体" w:hAnsi="宋体" w:eastAsia="宋体" w:cs="宋体"/>
            <w:spacing w:val="3"/>
            <w:sz w:val="23"/>
            <w:szCs w:val="23"/>
            <w:lang w:val="en-US" w:eastAsia="zh-CN"/>
          </w:rPr>
          <w:t>预期</w:t>
        </w:r>
      </w:ins>
      <w:ins w:id="196" w:author="刘华明" w:date="2026-10-15T17:14:41Z">
        <w:r>
          <w:rPr>
            <w:rFonts w:hint="eastAsia" w:ascii="宋体" w:hAnsi="宋体" w:eastAsia="宋体" w:cs="宋体"/>
            <w:spacing w:val="3"/>
            <w:sz w:val="23"/>
            <w:szCs w:val="23"/>
            <w:lang w:val="en-US" w:eastAsia="zh-CN"/>
          </w:rPr>
          <w:t>效果</w:t>
        </w:r>
      </w:ins>
      <w:del w:id="197" w:author="刘华明" w:date="2026-10-15T17:14:33Z">
        <w:r>
          <w:rPr>
            <w:rFonts w:ascii="宋体" w:hAnsi="宋体" w:eastAsia="宋体" w:cs="宋体"/>
            <w:spacing w:val="3"/>
            <w:sz w:val="23"/>
            <w:szCs w:val="23"/>
          </w:rPr>
          <w:delText>就是</w:delText>
        </w:r>
      </w:del>
      <w:del w:id="198" w:author="刘华明" w:date="2026-10-15T17:14:31Z">
        <w:r>
          <w:rPr>
            <w:rFonts w:ascii="宋体" w:hAnsi="宋体" w:eastAsia="宋体" w:cs="宋体"/>
            <w:spacing w:val="3"/>
            <w:sz w:val="23"/>
            <w:szCs w:val="23"/>
          </w:rPr>
          <w:delText>扛</w:delText>
        </w:r>
      </w:del>
      <w:del w:id="199" w:author="刘华明" w:date="2026-10-15T17:14:30Z">
        <w:r>
          <w:rPr>
            <w:rFonts w:ascii="宋体" w:hAnsi="宋体" w:eastAsia="宋体" w:cs="宋体"/>
            <w:spacing w:val="3"/>
            <w:sz w:val="23"/>
            <w:szCs w:val="23"/>
          </w:rPr>
          <w:delText>不住</w:delText>
        </w:r>
      </w:del>
      <w:r>
        <w:rPr>
          <w:rFonts w:ascii="宋体" w:hAnsi="宋体" w:eastAsia="宋体" w:cs="宋体"/>
          <w:spacing w:val="3"/>
          <w:sz w:val="23"/>
          <w:szCs w:val="23"/>
        </w:rPr>
        <w:t>。</w:t>
      </w:r>
      <w:commentRangeStart w:id="12"/>
      <w:r>
        <w:rPr>
          <w:sz w:val="23"/>
          <w:szCs w:val="23"/>
        </w:rPr>
        <w:t>Yosinski</w:t>
      </w:r>
      <w:r>
        <w:rPr>
          <w:spacing w:val="33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3"/>
          <w:sz w:val="23"/>
          <w:szCs w:val="23"/>
        </w:rPr>
        <w:t>等人</w:t>
      </w:r>
      <w:commentRangeEnd w:id="12"/>
      <w:r>
        <w:commentReference w:id="12"/>
      </w:r>
      <w:r>
        <w:rPr>
          <w:rFonts w:ascii="宋体" w:hAnsi="宋体" w:eastAsia="宋体" w:cs="宋体"/>
          <w:spacing w:val="3"/>
          <w:sz w:val="23"/>
          <w:szCs w:val="23"/>
        </w:rPr>
        <w:t>的研究</w:t>
      </w:r>
      <w:r>
        <w:rPr>
          <w:rFonts w:ascii="宋体" w:hAnsi="宋体" w:eastAsia="宋体" w:cs="宋体"/>
          <w:spacing w:val="2"/>
          <w:sz w:val="23"/>
          <w:szCs w:val="23"/>
        </w:rPr>
        <w:t>也指</w:t>
      </w:r>
      <w:r>
        <w:rPr>
          <w:rFonts w:ascii="宋体" w:hAnsi="宋体" w:eastAsia="宋体" w:cs="宋体"/>
          <w:spacing w:val="8"/>
          <w:sz w:val="23"/>
          <w:szCs w:val="23"/>
        </w:rPr>
        <w:t>向同一个结论：特征的可迁移性跟网络结构和预训练深度绑在一起，卷积的局部性天生</w:t>
      </w:r>
      <w:r>
        <w:rPr>
          <w:rFonts w:ascii="宋体" w:hAnsi="宋体" w:eastAsia="宋体" w:cs="宋体"/>
          <w:spacing w:val="10"/>
          <w:sz w:val="23"/>
          <w:szCs w:val="23"/>
        </w:rPr>
        <w:t>就是一种正则化，而</w:t>
      </w:r>
      <w:r>
        <w:rPr>
          <w:rFonts w:ascii="宋体" w:hAnsi="宋体" w:eastAsia="宋体" w:cs="宋体"/>
          <w:spacing w:val="-20"/>
          <w:sz w:val="23"/>
          <w:szCs w:val="23"/>
        </w:rPr>
        <w:t xml:space="preserve"> </w:t>
      </w:r>
      <w:r>
        <w:rPr>
          <w:sz w:val="23"/>
          <w:szCs w:val="23"/>
        </w:rPr>
        <w:t>Transformer</w:t>
      </w:r>
      <w:r>
        <w:rPr>
          <w:spacing w:val="33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0"/>
          <w:sz w:val="23"/>
          <w:szCs w:val="23"/>
        </w:rPr>
        <w:t>离开了海量数据就不太站得稳。</w:t>
      </w:r>
    </w:p>
    <w:p w14:paraId="4A5E9DC3">
      <w:pPr>
        <w:pStyle w:val="3"/>
        <w:spacing w:before="10" w:line="286" w:lineRule="auto"/>
        <w:ind w:left="9" w:right="114" w:firstLine="481"/>
        <w:jc w:val="both"/>
        <w:rPr>
          <w:rFonts w:ascii="宋体" w:hAnsi="宋体" w:eastAsia="宋体" w:cs="宋体"/>
          <w:sz w:val="23"/>
          <w:szCs w:val="23"/>
        </w:rPr>
      </w:pPr>
      <w:r>
        <w:rPr>
          <w:sz w:val="23"/>
          <w:szCs w:val="23"/>
        </w:rPr>
        <w:t>SVHN</w:t>
      </w:r>
      <w:r>
        <w:rPr>
          <w:spacing w:val="54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8"/>
          <w:sz w:val="23"/>
          <w:szCs w:val="23"/>
        </w:rPr>
        <w:t xml:space="preserve">上预训练的增益就小了不少。这个任务本身太简单——就是 </w:t>
      </w:r>
      <w:r>
        <w:rPr>
          <w:spacing w:val="8"/>
          <w:sz w:val="23"/>
          <w:szCs w:val="23"/>
        </w:rPr>
        <w:t>10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8"/>
          <w:sz w:val="23"/>
          <w:szCs w:val="23"/>
        </w:rPr>
        <w:t>个数字的分类，</w:t>
      </w:r>
      <w:r>
        <w:rPr>
          <w:sz w:val="23"/>
          <w:szCs w:val="23"/>
        </w:rPr>
        <w:t>ResNet</w:t>
      </w:r>
      <w:r>
        <w:rPr>
          <w:spacing w:val="8"/>
          <w:sz w:val="23"/>
          <w:szCs w:val="23"/>
        </w:rPr>
        <w:t>-50</w:t>
      </w:r>
      <w:r>
        <w:rPr>
          <w:spacing w:val="44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8"/>
          <w:sz w:val="23"/>
          <w:szCs w:val="23"/>
        </w:rPr>
        <w:t>从头训练就有</w:t>
      </w:r>
      <w:r>
        <w:rPr>
          <w:rFonts w:ascii="宋体" w:hAnsi="宋体" w:eastAsia="宋体" w:cs="宋体"/>
          <w:spacing w:val="-25"/>
          <w:sz w:val="23"/>
          <w:szCs w:val="23"/>
        </w:rPr>
        <w:t xml:space="preserve"> </w:t>
      </w:r>
      <w:r>
        <w:rPr>
          <w:spacing w:val="8"/>
          <w:sz w:val="23"/>
          <w:szCs w:val="23"/>
        </w:rPr>
        <w:t>95.86%</w:t>
      </w:r>
      <w:r>
        <w:rPr>
          <w:rFonts w:ascii="宋体" w:hAnsi="宋体" w:eastAsia="宋体" w:cs="宋体"/>
          <w:spacing w:val="8"/>
          <w:sz w:val="23"/>
          <w:szCs w:val="23"/>
        </w:rPr>
        <w:t>，甚至比全量微调的</w:t>
      </w:r>
      <w:r>
        <w:rPr>
          <w:rFonts w:ascii="宋体" w:hAnsi="宋体" w:eastAsia="宋体" w:cs="宋体"/>
          <w:spacing w:val="-25"/>
          <w:sz w:val="23"/>
          <w:szCs w:val="23"/>
        </w:rPr>
        <w:t xml:space="preserve"> </w:t>
      </w:r>
      <w:r>
        <w:rPr>
          <w:spacing w:val="8"/>
          <w:sz w:val="23"/>
          <w:szCs w:val="23"/>
        </w:rPr>
        <w:t>92.46%</w:t>
      </w:r>
      <w:r>
        <w:rPr>
          <w:spacing w:val="3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8"/>
          <w:sz w:val="23"/>
          <w:szCs w:val="23"/>
        </w:rPr>
        <w:t>还高出几个点。</w:t>
      </w:r>
      <w:r>
        <w:rPr>
          <w:sz w:val="23"/>
          <w:szCs w:val="23"/>
        </w:rPr>
        <w:t>ViT</w:t>
      </w:r>
      <w:r>
        <w:rPr>
          <w:spacing w:val="8"/>
          <w:sz w:val="23"/>
          <w:szCs w:val="23"/>
        </w:rPr>
        <w:t>-</w:t>
      </w:r>
      <w:r>
        <w:rPr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B/16</w:t>
      </w:r>
      <w:r>
        <w:rPr>
          <w:spacing w:val="2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4"/>
          <w:sz w:val="23"/>
          <w:szCs w:val="23"/>
        </w:rPr>
        <w:t>从头训练</w:t>
      </w:r>
      <w:r>
        <w:rPr>
          <w:rFonts w:ascii="宋体" w:hAnsi="宋体" w:eastAsia="宋体" w:cs="宋体"/>
          <w:spacing w:val="-36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88.76%</w:t>
      </w:r>
      <w:r>
        <w:rPr>
          <w:rFonts w:ascii="宋体" w:hAnsi="宋体" w:eastAsia="宋体" w:cs="宋体"/>
          <w:spacing w:val="4"/>
          <w:sz w:val="23"/>
          <w:szCs w:val="23"/>
        </w:rPr>
        <w:t>，跟全量微调</w:t>
      </w:r>
      <w:r>
        <w:rPr>
          <w:rFonts w:ascii="宋体" w:hAnsi="宋体" w:eastAsia="宋体" w:cs="宋体"/>
          <w:spacing w:val="-36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97.5</w:t>
      </w:r>
      <w:r>
        <w:rPr>
          <w:spacing w:val="3"/>
          <w:sz w:val="23"/>
          <w:szCs w:val="23"/>
        </w:rPr>
        <w:t>7%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3"/>
          <w:sz w:val="23"/>
          <w:szCs w:val="23"/>
        </w:rPr>
        <w:t>差了约</w:t>
      </w:r>
      <w:r>
        <w:rPr>
          <w:rFonts w:ascii="宋体" w:hAnsi="宋体" w:eastAsia="宋体" w:cs="宋体"/>
          <w:spacing w:val="-36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9</w:t>
      </w:r>
      <w:r>
        <w:rPr>
          <w:spacing w:val="2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3"/>
          <w:sz w:val="23"/>
          <w:szCs w:val="23"/>
        </w:rPr>
        <w:t>个百分点。可以发现一个规律：任</w:t>
      </w:r>
      <w:r>
        <w:rPr>
          <w:rFonts w:ascii="宋体" w:hAnsi="宋体" w:eastAsia="宋体" w:cs="宋体"/>
          <w:spacing w:val="6"/>
          <w:sz w:val="23"/>
          <w:szCs w:val="23"/>
        </w:rPr>
        <w:t>务越简单，预训练带给你的额外好处就越有限。</w:t>
      </w:r>
    </w:p>
    <w:p w14:paraId="5736CDC5">
      <w:pPr>
        <w:spacing w:line="296" w:lineRule="auto"/>
        <w:rPr>
          <w:rFonts w:ascii="Arial"/>
          <w:sz w:val="21"/>
        </w:rPr>
      </w:pPr>
    </w:p>
    <w:p w14:paraId="0BA9F0F2">
      <w:pPr>
        <w:pStyle w:val="3"/>
        <w:spacing w:before="92" w:line="226" w:lineRule="auto"/>
        <w:ind w:left="16"/>
        <w:outlineLvl w:val="1"/>
        <w:rPr>
          <w:rFonts w:ascii="黑体" w:hAnsi="黑体" w:eastAsia="黑体" w:cs="黑体"/>
          <w:sz w:val="28"/>
          <w:szCs w:val="28"/>
        </w:rPr>
      </w:pPr>
      <w:r>
        <w:rPr>
          <w:b/>
          <w:bCs/>
          <w:spacing w:val="7"/>
          <w:sz w:val="28"/>
          <w:szCs w:val="28"/>
        </w:rPr>
        <w:t xml:space="preserve">5.2 </w:t>
      </w:r>
      <w:del w:id="200" w:author="刘华明" w:date="2026-10-15T17:28:11Z">
        <w:r>
          <w:rPr>
            <w:b/>
            <w:bCs/>
            <w:spacing w:val="7"/>
            <w:sz w:val="28"/>
            <w:szCs w:val="28"/>
          </w:rPr>
          <w:delText xml:space="preserve"> </w:delText>
        </w:r>
      </w:del>
      <w:del w:id="201" w:author="刘华明" w:date="2026-10-15T17:28:10Z">
        <w:r>
          <w:rPr>
            <w:b/>
            <w:bCs/>
            <w:spacing w:val="7"/>
            <w:sz w:val="28"/>
            <w:szCs w:val="28"/>
          </w:rPr>
          <w:delText xml:space="preserve">  </w:delText>
        </w:r>
      </w:del>
      <w:r>
        <w:rPr>
          <w:rFonts w:ascii="黑体" w:hAnsi="黑体" w:eastAsia="黑体" w:cs="黑体"/>
          <w:spacing w:val="7"/>
          <w:sz w:val="28"/>
          <w:szCs w:val="28"/>
        </w:rPr>
        <w:t>适配器微调的双面性</w:t>
      </w:r>
    </w:p>
    <w:p w14:paraId="1D200642">
      <w:pPr>
        <w:pStyle w:val="3"/>
        <w:spacing w:before="212" w:line="283" w:lineRule="auto"/>
        <w:ind w:left="13" w:right="115" w:firstLine="472"/>
        <w:rPr>
          <w:rFonts w:ascii="宋体" w:hAnsi="宋体" w:eastAsia="宋体" w:cs="宋体"/>
          <w:sz w:val="23"/>
          <w:szCs w:val="23"/>
        </w:rPr>
      </w:pPr>
      <w:r>
        <w:rPr>
          <w:sz w:val="23"/>
          <w:szCs w:val="23"/>
        </w:rPr>
        <w:t>Adapter</w:t>
      </w:r>
      <w:r>
        <w:rPr>
          <w:spacing w:val="41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2"/>
          <w:sz w:val="23"/>
          <w:szCs w:val="23"/>
        </w:rPr>
        <w:t>在本文的实验里表现非常分裂——在某些配置下是成绩最好的方法，在另</w:t>
      </w:r>
      <w:r>
        <w:rPr>
          <w:rFonts w:ascii="宋体" w:hAnsi="宋体" w:eastAsia="宋体" w:cs="宋体"/>
          <w:spacing w:val="3"/>
          <w:sz w:val="23"/>
          <w:szCs w:val="23"/>
        </w:rPr>
        <w:t>一些配置下干脆崩了。</w:t>
      </w:r>
    </w:p>
    <w:p w14:paraId="11ECF1E8">
      <w:pPr>
        <w:pStyle w:val="3"/>
        <w:spacing w:before="12" w:line="286" w:lineRule="auto"/>
        <w:ind w:left="9" w:firstLine="482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7"/>
          <w:sz w:val="23"/>
          <w:szCs w:val="23"/>
        </w:rPr>
        <w:t>先说好的一面。</w:t>
      </w:r>
      <w:r>
        <w:rPr>
          <w:sz w:val="23"/>
          <w:szCs w:val="23"/>
        </w:rPr>
        <w:t>ResNet</w:t>
      </w:r>
      <w:r>
        <w:rPr>
          <w:spacing w:val="7"/>
          <w:sz w:val="23"/>
          <w:szCs w:val="23"/>
        </w:rPr>
        <w:t>-50+</w:t>
      </w:r>
      <w:r>
        <w:rPr>
          <w:sz w:val="23"/>
          <w:szCs w:val="23"/>
        </w:rPr>
        <w:t>SVHN</w:t>
      </w:r>
      <w:r>
        <w:rPr>
          <w:spacing w:val="7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</w:rPr>
        <w:t>这个组合里，</w:t>
      </w:r>
      <w:r>
        <w:rPr>
          <w:sz w:val="23"/>
          <w:szCs w:val="23"/>
        </w:rPr>
        <w:t>Adapter</w:t>
      </w:r>
      <w:r>
        <w:rPr>
          <w:spacing w:val="7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</w:rPr>
        <w:t>拿了</w:t>
      </w:r>
      <w:r>
        <w:rPr>
          <w:rFonts w:ascii="宋体" w:hAnsi="宋体" w:eastAsia="宋体" w:cs="宋体"/>
          <w:spacing w:val="-44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96</w:t>
      </w:r>
      <w:r>
        <w:rPr>
          <w:spacing w:val="6"/>
          <w:sz w:val="23"/>
          <w:szCs w:val="23"/>
        </w:rPr>
        <w:t>.25%</w:t>
      </w:r>
      <w:r>
        <w:rPr>
          <w:spacing w:val="3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6"/>
          <w:sz w:val="23"/>
          <w:szCs w:val="23"/>
        </w:rPr>
        <w:t>的</w:t>
      </w:r>
      <w:r>
        <w:rPr>
          <w:rFonts w:ascii="宋体" w:hAnsi="宋体" w:eastAsia="宋体" w:cs="宋体"/>
          <w:spacing w:val="-43"/>
          <w:sz w:val="23"/>
          <w:szCs w:val="23"/>
        </w:rPr>
        <w:t xml:space="preserve"> </w:t>
      </w:r>
      <w:r>
        <w:rPr>
          <w:sz w:val="23"/>
          <w:szCs w:val="23"/>
        </w:rPr>
        <w:t>Best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Top</w:t>
      </w:r>
      <w:r>
        <w:rPr>
          <w:spacing w:val="6"/>
          <w:sz w:val="23"/>
          <w:szCs w:val="23"/>
        </w:rPr>
        <w:t>-1</w:t>
      </w:r>
      <w:r>
        <w:rPr>
          <w:rFonts w:ascii="宋体" w:hAnsi="宋体" w:eastAsia="宋体" w:cs="宋体"/>
          <w:spacing w:val="6"/>
          <w:sz w:val="23"/>
          <w:szCs w:val="23"/>
        </w:rPr>
        <w:t>，</w:t>
      </w:r>
      <w:r>
        <w:rPr>
          <w:rFonts w:ascii="宋体" w:hAnsi="宋体" w:eastAsia="宋体" w:cs="宋体"/>
          <w:spacing w:val="4"/>
          <w:sz w:val="23"/>
          <w:szCs w:val="23"/>
        </w:rPr>
        <w:t>把全量微调（</w:t>
      </w:r>
      <w:r>
        <w:rPr>
          <w:spacing w:val="4"/>
          <w:sz w:val="23"/>
          <w:szCs w:val="23"/>
        </w:rPr>
        <w:t>92.46%</w:t>
      </w:r>
      <w:r>
        <w:rPr>
          <w:rFonts w:ascii="宋体" w:hAnsi="宋体" w:eastAsia="宋体" w:cs="宋体"/>
          <w:spacing w:val="4"/>
          <w:sz w:val="23"/>
          <w:szCs w:val="23"/>
        </w:rPr>
        <w:t>）和从头训练（</w:t>
      </w:r>
      <w:r>
        <w:rPr>
          <w:spacing w:val="4"/>
          <w:sz w:val="23"/>
          <w:szCs w:val="23"/>
        </w:rPr>
        <w:t>95.86%</w:t>
      </w:r>
      <w:r>
        <w:rPr>
          <w:rFonts w:ascii="宋体" w:hAnsi="宋体" w:eastAsia="宋体" w:cs="宋体"/>
          <w:spacing w:val="4"/>
          <w:sz w:val="23"/>
          <w:szCs w:val="23"/>
        </w:rPr>
        <w:t>）都甩在后面，领先全量微调</w:t>
      </w:r>
      <w:r>
        <w:rPr>
          <w:rFonts w:ascii="宋体" w:hAnsi="宋体" w:eastAsia="宋体" w:cs="宋体"/>
          <w:spacing w:val="3"/>
          <w:sz w:val="23"/>
          <w:szCs w:val="23"/>
        </w:rPr>
        <w:t>整整</w:t>
      </w:r>
      <w:r>
        <w:rPr>
          <w:rFonts w:ascii="宋体" w:hAnsi="宋体" w:eastAsia="宋体" w:cs="宋体"/>
          <w:spacing w:val="-33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3.79</w:t>
      </w:r>
      <w:r>
        <w:rPr>
          <w:spacing w:val="2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3"/>
          <w:sz w:val="23"/>
          <w:szCs w:val="23"/>
        </w:rPr>
        <w:t>个百</w:t>
      </w:r>
      <w:r>
        <w:rPr>
          <w:rFonts w:ascii="宋体" w:hAnsi="宋体" w:eastAsia="宋体" w:cs="宋体"/>
          <w:spacing w:val="4"/>
          <w:sz w:val="23"/>
          <w:szCs w:val="23"/>
        </w:rPr>
        <w:t>分点。这个结果多少有点反直觉——加了参数约束反而比全放开更好。</w:t>
      </w:r>
      <w:del w:id="202" w:author="刘华明" w:date="2026-10-15T17:28:53Z">
        <w:r>
          <w:rPr>
            <w:rFonts w:ascii="宋体" w:hAnsi="宋体" w:eastAsia="宋体" w:cs="宋体"/>
            <w:spacing w:val="53"/>
            <w:sz w:val="23"/>
            <w:szCs w:val="23"/>
          </w:rPr>
          <w:delText xml:space="preserve"> </w:delText>
        </w:r>
      </w:del>
      <w:r>
        <w:rPr>
          <w:rFonts w:ascii="宋体" w:hAnsi="宋体" w:eastAsia="宋体" w:cs="宋体"/>
          <w:spacing w:val="4"/>
          <w:sz w:val="23"/>
          <w:szCs w:val="23"/>
        </w:rPr>
        <w:t>一个合理的解释</w:t>
      </w:r>
      <w:r>
        <w:rPr>
          <w:rFonts w:ascii="宋体" w:hAnsi="宋体" w:eastAsia="宋体" w:cs="宋体"/>
          <w:spacing w:val="5"/>
          <w:sz w:val="23"/>
          <w:szCs w:val="23"/>
        </w:rPr>
        <w:t>是瓶颈结构起了强正则化的作用，</w:t>
      </w:r>
      <w:del w:id="203" w:author="刘华明" w:date="2026-10-15T17:28:54Z">
        <w:r>
          <w:rPr>
            <w:rFonts w:ascii="宋体" w:hAnsi="宋体" w:eastAsia="宋体" w:cs="宋体"/>
            <w:spacing w:val="5"/>
            <w:sz w:val="23"/>
            <w:szCs w:val="23"/>
          </w:rPr>
          <w:delText xml:space="preserve"> </w:delText>
        </w:r>
      </w:del>
      <w:r>
        <w:rPr>
          <w:rFonts w:ascii="宋体" w:hAnsi="宋体" w:eastAsia="宋体" w:cs="宋体"/>
          <w:spacing w:val="5"/>
          <w:sz w:val="23"/>
          <w:szCs w:val="23"/>
        </w:rPr>
        <w:t>在简单任务上压住了全量微调可能出现的过拟合。而</w:t>
      </w:r>
      <w:r>
        <w:rPr>
          <w:rFonts w:ascii="宋体" w:hAnsi="宋体" w:eastAsia="宋体" w:cs="宋体"/>
          <w:spacing w:val="7"/>
          <w:sz w:val="23"/>
          <w:szCs w:val="23"/>
        </w:rPr>
        <w:t>且</w:t>
      </w:r>
      <w:del w:id="204" w:author="刘华明" w:date="2026-10-15T17:28:59Z">
        <w:r>
          <w:rPr>
            <w:rFonts w:ascii="宋体" w:hAnsi="宋体" w:eastAsia="宋体" w:cs="宋体"/>
            <w:spacing w:val="-29"/>
            <w:sz w:val="23"/>
            <w:szCs w:val="23"/>
          </w:rPr>
          <w:delText xml:space="preserve"> </w:delText>
        </w:r>
      </w:del>
      <w:r>
        <w:rPr>
          <w:sz w:val="23"/>
          <w:szCs w:val="23"/>
        </w:rPr>
        <w:t>Adapter</w:t>
      </w:r>
      <w:r>
        <w:rPr>
          <w:spacing w:val="4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</w:rPr>
        <w:t>只训练了</w:t>
      </w:r>
      <w:r>
        <w:rPr>
          <w:rFonts w:ascii="宋体" w:hAnsi="宋体" w:eastAsia="宋体" w:cs="宋体"/>
          <w:spacing w:val="-27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30.1%</w:t>
      </w:r>
      <w:r>
        <w:rPr>
          <w:spacing w:val="4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</w:rPr>
        <w:t>的参数（</w:t>
      </w:r>
      <w:r>
        <w:rPr>
          <w:spacing w:val="7"/>
          <w:sz w:val="23"/>
          <w:szCs w:val="23"/>
        </w:rPr>
        <w:t>10.12M</w:t>
      </w:r>
      <w:r>
        <w:rPr>
          <w:rFonts w:ascii="宋体" w:hAnsi="宋体" w:eastAsia="宋体" w:cs="宋体"/>
          <w:spacing w:val="-60"/>
          <w:sz w:val="23"/>
          <w:szCs w:val="23"/>
        </w:rPr>
        <w:t>），</w:t>
      </w:r>
      <w:r>
        <w:rPr>
          <w:rFonts w:ascii="宋体" w:hAnsi="宋体" w:eastAsia="宋体" w:cs="宋体"/>
          <w:spacing w:val="7"/>
          <w:sz w:val="23"/>
          <w:szCs w:val="23"/>
        </w:rPr>
        <w:t>存储效率</w:t>
      </w:r>
      <w:r>
        <w:rPr>
          <w:rFonts w:ascii="宋体" w:hAnsi="宋体" w:eastAsia="宋体" w:cs="宋体"/>
          <w:spacing w:val="6"/>
          <w:sz w:val="23"/>
          <w:szCs w:val="23"/>
        </w:rPr>
        <w:t>也好得多。</w:t>
      </w:r>
    </w:p>
    <w:p w14:paraId="5D49F4D1">
      <w:pPr>
        <w:pStyle w:val="3"/>
        <w:spacing w:before="12" w:line="286" w:lineRule="auto"/>
        <w:ind w:right="114" w:firstLine="487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1"/>
          <w:sz w:val="23"/>
          <w:szCs w:val="23"/>
        </w:rPr>
        <w:t xml:space="preserve">坏的一面出现在 </w:t>
      </w:r>
      <w:r>
        <w:rPr>
          <w:sz w:val="23"/>
          <w:szCs w:val="23"/>
        </w:rPr>
        <w:t>ViT</w:t>
      </w:r>
      <w:r>
        <w:rPr>
          <w:spacing w:val="5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1"/>
          <w:sz w:val="23"/>
          <w:szCs w:val="23"/>
        </w:rPr>
        <w:t>上。</w:t>
      </w:r>
      <w:r>
        <w:rPr>
          <w:sz w:val="23"/>
          <w:szCs w:val="23"/>
        </w:rPr>
        <w:t>ViT</w:t>
      </w:r>
      <w:r>
        <w:rPr>
          <w:spacing w:val="11"/>
          <w:sz w:val="23"/>
          <w:szCs w:val="23"/>
        </w:rPr>
        <w:t xml:space="preserve">-B/16  </w:t>
      </w:r>
      <w:r>
        <w:rPr>
          <w:rFonts w:ascii="宋体" w:hAnsi="宋体" w:eastAsia="宋体" w:cs="宋体"/>
          <w:spacing w:val="11"/>
          <w:sz w:val="23"/>
          <w:szCs w:val="23"/>
        </w:rPr>
        <w:t xml:space="preserve">的适配器在 </w:t>
      </w:r>
      <w:r>
        <w:rPr>
          <w:sz w:val="23"/>
          <w:szCs w:val="23"/>
        </w:rPr>
        <w:t>SVHN</w:t>
      </w:r>
      <w:r>
        <w:rPr>
          <w:spacing w:val="50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1"/>
          <w:sz w:val="23"/>
          <w:szCs w:val="23"/>
        </w:rPr>
        <w:t xml:space="preserve">上前 </w:t>
      </w:r>
      <w:r>
        <w:rPr>
          <w:spacing w:val="11"/>
          <w:sz w:val="23"/>
          <w:szCs w:val="23"/>
        </w:rPr>
        <w:t>20</w:t>
      </w:r>
      <w:r>
        <w:rPr>
          <w:spacing w:val="48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1"/>
          <w:sz w:val="23"/>
          <w:szCs w:val="23"/>
        </w:rPr>
        <w:t>轮</w:t>
      </w:r>
      <w:del w:id="205" w:author="刘华明" w:date="2026-10-15T17:53:01Z">
        <w:r>
          <w:rPr>
            <w:rFonts w:ascii="宋体" w:hAnsi="宋体" w:eastAsia="宋体" w:cs="宋体"/>
            <w:spacing w:val="11"/>
            <w:sz w:val="23"/>
            <w:szCs w:val="23"/>
          </w:rPr>
          <w:delText>走得漂漂亮亮</w:delText>
        </w:r>
      </w:del>
      <w:ins w:id="206" w:author="刘华明" w:date="2026-10-15T17:53:05Z">
        <w:r>
          <w:rPr>
            <w:rFonts w:hint="eastAsia" w:ascii="宋体" w:hAnsi="宋体" w:eastAsia="宋体" w:cs="宋体"/>
            <w:spacing w:val="11"/>
            <w:sz w:val="23"/>
            <w:szCs w:val="23"/>
            <w:lang w:val="en-US" w:eastAsia="zh-CN"/>
          </w:rPr>
          <w:t>结果</w:t>
        </w:r>
      </w:ins>
      <w:ins w:id="207" w:author="刘华明" w:date="2026-10-15T17:53:11Z">
        <w:r>
          <w:rPr>
            <w:rFonts w:hint="eastAsia" w:ascii="宋体" w:hAnsi="宋体" w:eastAsia="宋体" w:cs="宋体"/>
            <w:spacing w:val="11"/>
            <w:sz w:val="23"/>
            <w:szCs w:val="23"/>
            <w:lang w:val="en-US" w:eastAsia="zh-CN"/>
          </w:rPr>
          <w:t>很好</w:t>
        </w:r>
      </w:ins>
      <w:r>
        <w:rPr>
          <w:rFonts w:ascii="宋体" w:hAnsi="宋体" w:eastAsia="宋体" w:cs="宋体"/>
          <w:spacing w:val="7"/>
          <w:sz w:val="23"/>
          <w:szCs w:val="23"/>
        </w:rPr>
        <w:t>——</w:t>
      </w:r>
      <w:r>
        <w:rPr>
          <w:sz w:val="23"/>
          <w:szCs w:val="23"/>
        </w:rPr>
        <w:t>Best</w:t>
      </w:r>
      <w:r>
        <w:rPr>
          <w:spacing w:val="56"/>
          <w:sz w:val="23"/>
          <w:szCs w:val="23"/>
        </w:rPr>
        <w:t xml:space="preserve"> </w:t>
      </w:r>
      <w:r>
        <w:rPr>
          <w:sz w:val="23"/>
          <w:szCs w:val="23"/>
        </w:rPr>
        <w:t>Top</w:t>
      </w:r>
      <w:r>
        <w:rPr>
          <w:spacing w:val="7"/>
          <w:sz w:val="23"/>
          <w:szCs w:val="23"/>
        </w:rPr>
        <w:t>-1</w:t>
      </w:r>
      <w:r>
        <w:rPr>
          <w:spacing w:val="3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</w:rPr>
        <w:t>达到了</w:t>
      </w:r>
      <w:r>
        <w:rPr>
          <w:rFonts w:ascii="宋体" w:hAnsi="宋体" w:eastAsia="宋体" w:cs="宋体"/>
          <w:spacing w:val="-16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97.18%</w:t>
      </w:r>
      <w:r>
        <w:rPr>
          <w:rFonts w:ascii="宋体" w:hAnsi="宋体" w:eastAsia="宋体" w:cs="宋体"/>
          <w:spacing w:val="7"/>
          <w:sz w:val="23"/>
          <w:szCs w:val="23"/>
        </w:rPr>
        <w:t>，跟全量微调只差</w:t>
      </w:r>
      <w:r>
        <w:rPr>
          <w:rFonts w:ascii="宋体" w:hAnsi="宋体" w:eastAsia="宋体" w:cs="宋体"/>
          <w:spacing w:val="-17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0.39%</w:t>
      </w:r>
      <w:r>
        <w:rPr>
          <w:rFonts w:ascii="宋体" w:hAnsi="宋体" w:eastAsia="宋体" w:cs="宋体"/>
          <w:spacing w:val="7"/>
          <w:sz w:val="23"/>
          <w:szCs w:val="23"/>
        </w:rPr>
        <w:t>，而且只有</w:t>
      </w:r>
      <w:r>
        <w:rPr>
          <w:rFonts w:ascii="宋体" w:hAnsi="宋体" w:eastAsia="宋体" w:cs="宋体"/>
          <w:spacing w:val="-16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3.98%</w:t>
      </w:r>
      <w:r>
        <w:rPr>
          <w:spacing w:val="1"/>
          <w:sz w:val="23"/>
          <w:szCs w:val="23"/>
        </w:rPr>
        <w:t xml:space="preserve">  </w:t>
      </w:r>
      <w:r>
        <w:rPr>
          <w:rFonts w:ascii="宋体" w:hAnsi="宋体" w:eastAsia="宋体" w:cs="宋体"/>
          <w:spacing w:val="7"/>
          <w:sz w:val="23"/>
          <w:szCs w:val="23"/>
        </w:rPr>
        <w:t>的参数可训</w:t>
      </w:r>
      <w:r>
        <w:rPr>
          <w:rFonts w:ascii="宋体" w:hAnsi="宋体" w:eastAsia="宋体" w:cs="宋体"/>
          <w:spacing w:val="3"/>
          <w:sz w:val="23"/>
          <w:szCs w:val="23"/>
        </w:rPr>
        <w:t>练。但到了第</w:t>
      </w:r>
      <w:r>
        <w:rPr>
          <w:rFonts w:ascii="宋体" w:hAnsi="宋体" w:eastAsia="宋体" w:cs="宋体"/>
          <w:spacing w:val="-31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21</w:t>
      </w:r>
      <w:r>
        <w:rPr>
          <w:spacing w:val="2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3"/>
          <w:sz w:val="23"/>
          <w:szCs w:val="23"/>
        </w:rPr>
        <w:t>轮，训练损失突然变成</w:t>
      </w:r>
      <w:r>
        <w:rPr>
          <w:rFonts w:ascii="宋体" w:hAnsi="宋体" w:eastAsia="宋体" w:cs="宋体"/>
          <w:spacing w:val="-33"/>
          <w:sz w:val="23"/>
          <w:szCs w:val="23"/>
        </w:rPr>
        <w:t xml:space="preserve"> </w:t>
      </w:r>
      <w:r>
        <w:rPr>
          <w:sz w:val="23"/>
          <w:szCs w:val="23"/>
        </w:rPr>
        <w:t>NaN</w:t>
      </w:r>
      <w:ins w:id="208" w:author="刘华明" w:date="2026-10-15T17:53:26Z">
        <w:r>
          <w:rPr>
            <w:rFonts w:hint="eastAsia" w:eastAsia="宋体"/>
            <w:sz w:val="23"/>
            <w:szCs w:val="23"/>
            <w:lang w:eastAsia="zh-CN"/>
          </w:rPr>
          <w:t>，</w:t>
        </w:r>
      </w:ins>
      <w:ins w:id="209" w:author="刘华明" w:date="2026-10-15T17:53:31Z">
        <w:r>
          <w:rPr>
            <w:rFonts w:hint="eastAsia" w:eastAsia="宋体"/>
            <w:sz w:val="23"/>
            <w:szCs w:val="23"/>
            <w:lang w:val="en-US" w:eastAsia="zh-CN"/>
          </w:rPr>
          <w:t>梯度</w:t>
        </w:r>
      </w:ins>
      <w:ins w:id="210" w:author="刘华明" w:date="2026-10-15T17:53:33Z">
        <w:r>
          <w:rPr>
            <w:rFonts w:hint="eastAsia" w:eastAsia="宋体"/>
            <w:sz w:val="23"/>
            <w:szCs w:val="23"/>
            <w:lang w:val="en-US" w:eastAsia="zh-CN"/>
          </w:rPr>
          <w:t>消失</w:t>
        </w:r>
      </w:ins>
      <w:r>
        <w:rPr>
          <w:rFonts w:ascii="宋体" w:hAnsi="宋体" w:eastAsia="宋体" w:cs="宋体"/>
          <w:spacing w:val="3"/>
          <w:sz w:val="23"/>
          <w:szCs w:val="23"/>
        </w:rPr>
        <w:t>，准确率从</w:t>
      </w:r>
      <w:r>
        <w:rPr>
          <w:rFonts w:ascii="宋体" w:hAnsi="宋体" w:eastAsia="宋体" w:cs="宋体"/>
          <w:spacing w:val="-33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96.71%</w:t>
      </w:r>
      <w:r>
        <w:rPr>
          <w:spacing w:val="26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3"/>
          <w:sz w:val="23"/>
          <w:szCs w:val="23"/>
        </w:rPr>
        <w:t>跌到</w:t>
      </w:r>
      <w:r>
        <w:rPr>
          <w:rFonts w:ascii="宋体" w:hAnsi="宋体" w:eastAsia="宋体" w:cs="宋体"/>
          <w:spacing w:val="-33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8</w:t>
      </w:r>
      <w:r>
        <w:rPr>
          <w:spacing w:val="2"/>
          <w:sz w:val="23"/>
          <w:szCs w:val="23"/>
        </w:rPr>
        <w:t>7.51%</w:t>
      </w:r>
      <w:r>
        <w:rPr>
          <w:rFonts w:ascii="宋体" w:hAnsi="宋体" w:eastAsia="宋体" w:cs="宋体"/>
          <w:spacing w:val="2"/>
          <w:sz w:val="23"/>
          <w:szCs w:val="23"/>
        </w:rPr>
        <w:t>，第</w:t>
      </w:r>
      <w:r>
        <w:rPr>
          <w:rFonts w:ascii="宋体" w:hAnsi="宋体" w:eastAsia="宋体" w:cs="宋体"/>
          <w:spacing w:val="-3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22</w:t>
      </w:r>
      <w:r>
        <w:rPr>
          <w:spacing w:val="2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"/>
          <w:sz w:val="23"/>
          <w:szCs w:val="23"/>
        </w:rPr>
        <w:t>轮</w:t>
      </w:r>
      <w:r>
        <w:rPr>
          <w:rFonts w:ascii="宋体" w:hAnsi="宋体" w:eastAsia="宋体" w:cs="宋体"/>
          <w:spacing w:val="4"/>
          <w:sz w:val="23"/>
          <w:szCs w:val="23"/>
        </w:rPr>
        <w:t>继续跌到</w:t>
      </w:r>
      <w:r>
        <w:rPr>
          <w:rFonts w:ascii="宋体" w:hAnsi="宋体" w:eastAsia="宋体" w:cs="宋体"/>
          <w:spacing w:val="-11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6.70%</w:t>
      </w:r>
      <w:r>
        <w:rPr>
          <w:spacing w:val="-2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4"/>
          <w:sz w:val="23"/>
          <w:szCs w:val="23"/>
        </w:rPr>
        <w:t>，之后</w:t>
      </w:r>
      <w:ins w:id="211" w:author="刘华明" w:date="2026-10-15T17:53:47Z">
        <w:r>
          <w:rPr>
            <w:rFonts w:hint="eastAsia" w:ascii="宋体" w:hAnsi="宋体" w:eastAsia="宋体" w:cs="宋体"/>
            <w:spacing w:val="4"/>
            <w:sz w:val="23"/>
            <w:szCs w:val="23"/>
            <w:lang w:val="en-US" w:eastAsia="zh-CN"/>
          </w:rPr>
          <w:t>训练</w:t>
        </w:r>
      </w:ins>
      <w:ins w:id="212" w:author="刘华明" w:date="2026-10-15T17:53:49Z">
        <w:r>
          <w:rPr>
            <w:rFonts w:hint="eastAsia" w:ascii="宋体" w:hAnsi="宋体" w:eastAsia="宋体" w:cs="宋体"/>
            <w:spacing w:val="4"/>
            <w:sz w:val="23"/>
            <w:szCs w:val="23"/>
            <w:lang w:val="en-US" w:eastAsia="zh-CN"/>
          </w:rPr>
          <w:t>没有</w:t>
        </w:r>
      </w:ins>
      <w:ins w:id="213" w:author="刘华明" w:date="2026-10-15T17:53:51Z">
        <w:r>
          <w:rPr>
            <w:rFonts w:hint="eastAsia" w:ascii="宋体" w:hAnsi="宋体" w:eastAsia="宋体" w:cs="宋体"/>
            <w:spacing w:val="4"/>
            <w:sz w:val="23"/>
            <w:szCs w:val="23"/>
            <w:lang w:val="en-US" w:eastAsia="zh-CN"/>
          </w:rPr>
          <w:t>任何</w:t>
        </w:r>
      </w:ins>
      <w:ins w:id="214" w:author="刘华明" w:date="2026-10-15T17:53:54Z">
        <w:r>
          <w:rPr>
            <w:rFonts w:hint="eastAsia" w:ascii="宋体" w:hAnsi="宋体" w:eastAsia="宋体" w:cs="宋体"/>
            <w:spacing w:val="4"/>
            <w:sz w:val="23"/>
            <w:szCs w:val="23"/>
            <w:lang w:val="en-US" w:eastAsia="zh-CN"/>
          </w:rPr>
          <w:t>变化</w:t>
        </w:r>
      </w:ins>
      <w:del w:id="215" w:author="刘华明" w:date="2026-10-15T17:53:45Z">
        <w:r>
          <w:rPr>
            <w:rFonts w:ascii="宋体" w:hAnsi="宋体" w:eastAsia="宋体" w:cs="宋体"/>
            <w:spacing w:val="4"/>
            <w:sz w:val="23"/>
            <w:szCs w:val="23"/>
          </w:rPr>
          <w:delText>就再也没动过</w:delText>
        </w:r>
      </w:del>
      <w:r>
        <w:rPr>
          <w:rFonts w:ascii="宋体" w:hAnsi="宋体" w:eastAsia="宋体" w:cs="宋体"/>
          <w:spacing w:val="4"/>
          <w:sz w:val="23"/>
          <w:szCs w:val="23"/>
        </w:rPr>
        <w:t>。换句话说，</w:t>
      </w:r>
      <w:r>
        <w:rPr>
          <w:rFonts w:ascii="宋体" w:hAnsi="宋体" w:eastAsia="宋体" w:cs="宋体"/>
          <w:spacing w:val="57"/>
          <w:sz w:val="23"/>
          <w:szCs w:val="23"/>
        </w:rPr>
        <w:t xml:space="preserve"> </w:t>
      </w:r>
      <w:r>
        <w:rPr>
          <w:sz w:val="23"/>
          <w:szCs w:val="23"/>
        </w:rPr>
        <w:t>Adapter</w:t>
      </w:r>
      <w:r>
        <w:rPr>
          <w:spacing w:val="28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4"/>
          <w:sz w:val="23"/>
          <w:szCs w:val="23"/>
        </w:rPr>
        <w:t>在</w:t>
      </w:r>
      <w:r>
        <w:rPr>
          <w:rFonts w:ascii="宋体" w:hAnsi="宋体" w:eastAsia="宋体" w:cs="宋体"/>
          <w:spacing w:val="-35"/>
          <w:sz w:val="23"/>
          <w:szCs w:val="23"/>
        </w:rPr>
        <w:t xml:space="preserve"> </w:t>
      </w:r>
      <w:r>
        <w:rPr>
          <w:sz w:val="23"/>
          <w:szCs w:val="23"/>
        </w:rPr>
        <w:t>ViT</w:t>
      </w:r>
      <w:r>
        <w:rPr>
          <w:spacing w:val="3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4"/>
          <w:sz w:val="23"/>
          <w:szCs w:val="23"/>
        </w:rPr>
        <w:t>上早期确实看到了希</w:t>
      </w:r>
      <w:r>
        <w:rPr>
          <w:rFonts w:ascii="宋体" w:hAnsi="宋体" w:eastAsia="宋体" w:cs="宋体"/>
          <w:spacing w:val="8"/>
          <w:sz w:val="23"/>
          <w:szCs w:val="23"/>
        </w:rPr>
        <w:t>望（</w:t>
      </w:r>
      <w:r>
        <w:rPr>
          <w:sz w:val="23"/>
          <w:szCs w:val="23"/>
        </w:rPr>
        <w:t>Best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spacing w:val="8"/>
          <w:sz w:val="23"/>
          <w:szCs w:val="23"/>
        </w:rPr>
        <w:t>97.18%</w:t>
      </w:r>
      <w:r>
        <w:rPr>
          <w:rFonts w:ascii="宋体" w:hAnsi="宋体" w:eastAsia="宋体" w:cs="宋体"/>
          <w:spacing w:val="-58"/>
          <w:sz w:val="23"/>
          <w:szCs w:val="23"/>
        </w:rPr>
        <w:t>），</w:t>
      </w:r>
      <w:r>
        <w:rPr>
          <w:rFonts w:ascii="宋体" w:hAnsi="宋体" w:eastAsia="宋体" w:cs="宋体"/>
          <w:spacing w:val="8"/>
          <w:sz w:val="23"/>
          <w:szCs w:val="23"/>
        </w:rPr>
        <w:t>但因为中途崩掉，最终是不可用的。</w:t>
      </w:r>
    </w:p>
    <w:p w14:paraId="4D6C257E">
      <w:pPr>
        <w:pStyle w:val="3"/>
        <w:spacing w:before="9" w:line="226" w:lineRule="auto"/>
        <w:ind w:left="486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6"/>
          <w:sz w:val="23"/>
          <w:szCs w:val="23"/>
        </w:rPr>
        <w:t>表</w:t>
      </w:r>
      <w:r>
        <w:fldChar w:fldCharType="begin"/>
      </w:r>
      <w:r>
        <w:instrText xml:space="preserve"> HYPERLINK \l "bookmark22" </w:instrText>
      </w:r>
      <w:r>
        <w:fldChar w:fldCharType="separate"/>
      </w:r>
      <w:r>
        <w:rPr>
          <w:spacing w:val="6"/>
          <w:sz w:val="23"/>
          <w:szCs w:val="23"/>
        </w:rPr>
        <w:t>5</w:t>
      </w:r>
      <w:r>
        <w:rPr>
          <w:spacing w:val="6"/>
          <w:sz w:val="23"/>
          <w:szCs w:val="23"/>
        </w:rPr>
        <w:fldChar w:fldCharType="end"/>
      </w:r>
      <w:r>
        <w:rPr>
          <w:rFonts w:ascii="宋体" w:hAnsi="宋体" w:eastAsia="宋体" w:cs="宋体"/>
          <w:spacing w:val="6"/>
          <w:sz w:val="23"/>
          <w:szCs w:val="23"/>
        </w:rPr>
        <w:t>记下了崩溃发生前后每一步的数据。</w:t>
      </w:r>
    </w:p>
    <w:p w14:paraId="2AEF388A">
      <w:pPr>
        <w:spacing w:line="340" w:lineRule="auto"/>
        <w:rPr>
          <w:rFonts w:ascii="Arial"/>
          <w:sz w:val="21"/>
        </w:rPr>
      </w:pPr>
    </w:p>
    <w:p w14:paraId="73055E32">
      <w:pPr>
        <w:pStyle w:val="3"/>
        <w:spacing w:before="76" w:line="229" w:lineRule="auto"/>
        <w:ind w:left="1620"/>
        <w:rPr>
          <w:rFonts w:ascii="宋体" w:hAnsi="宋体" w:eastAsia="宋体" w:cs="宋体"/>
          <w:sz w:val="23"/>
          <w:szCs w:val="23"/>
        </w:rPr>
      </w:pPr>
      <w:bookmarkStart w:id="4" w:name="bookmark22"/>
      <w:bookmarkEnd w:id="4"/>
      <w:r>
        <w:rPr>
          <w:rFonts w:ascii="宋体" w:hAnsi="宋体" w:eastAsia="宋体" w:cs="宋体"/>
          <w:spacing w:val="10"/>
          <w:sz w:val="23"/>
          <w:szCs w:val="23"/>
        </w:rPr>
        <w:t>表</w:t>
      </w:r>
      <w:r>
        <w:rPr>
          <w:rFonts w:ascii="宋体" w:hAnsi="宋体" w:eastAsia="宋体" w:cs="宋体"/>
          <w:spacing w:val="-24"/>
          <w:sz w:val="23"/>
          <w:szCs w:val="23"/>
        </w:rPr>
        <w:t xml:space="preserve"> </w:t>
      </w:r>
      <w:r>
        <w:rPr>
          <w:spacing w:val="10"/>
          <w:sz w:val="23"/>
          <w:szCs w:val="23"/>
        </w:rPr>
        <w:t>5:</w:t>
      </w:r>
      <w:r>
        <w:rPr>
          <w:spacing w:val="51"/>
          <w:sz w:val="23"/>
          <w:szCs w:val="23"/>
        </w:rPr>
        <w:t xml:space="preserve"> </w:t>
      </w:r>
      <w:r>
        <w:rPr>
          <w:sz w:val="23"/>
          <w:szCs w:val="23"/>
        </w:rPr>
        <w:t>ViT</w:t>
      </w:r>
      <w:r>
        <w:rPr>
          <w:spacing w:val="10"/>
          <w:sz w:val="23"/>
          <w:szCs w:val="23"/>
        </w:rPr>
        <w:t>-B/16</w:t>
      </w:r>
      <w:r>
        <w:rPr>
          <w:spacing w:val="29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0"/>
          <w:sz w:val="23"/>
          <w:szCs w:val="23"/>
        </w:rPr>
        <w:t>适配器微调在</w:t>
      </w:r>
      <w:r>
        <w:rPr>
          <w:rFonts w:ascii="宋体" w:hAnsi="宋体" w:eastAsia="宋体" w:cs="宋体"/>
          <w:spacing w:val="-24"/>
          <w:sz w:val="23"/>
          <w:szCs w:val="23"/>
        </w:rPr>
        <w:t xml:space="preserve"> </w:t>
      </w:r>
      <w:r>
        <w:rPr>
          <w:sz w:val="23"/>
          <w:szCs w:val="23"/>
        </w:rPr>
        <w:t>SVHN</w:t>
      </w:r>
      <w:r>
        <w:rPr>
          <w:spacing w:val="31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0"/>
          <w:sz w:val="23"/>
          <w:szCs w:val="23"/>
        </w:rPr>
        <w:t>上的训练崩溃过程</w:t>
      </w:r>
    </w:p>
    <w:tbl>
      <w:tblPr>
        <w:tblStyle w:val="8"/>
        <w:tblW w:w="5678" w:type="dxa"/>
        <w:tblInd w:w="1696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7"/>
        <w:gridCol w:w="1316"/>
        <w:gridCol w:w="1795"/>
        <w:gridCol w:w="1680"/>
      </w:tblGrid>
      <w:tr w14:paraId="6497877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887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6CAE88A1">
            <w:pPr>
              <w:spacing w:before="105" w:line="195" w:lineRule="auto"/>
              <w:ind w:left="12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9"/>
                <w:sz w:val="23"/>
                <w:szCs w:val="23"/>
              </w:rPr>
              <w:t>Epoch</w:t>
            </w:r>
          </w:p>
        </w:tc>
        <w:tc>
          <w:tcPr>
            <w:tcW w:w="1316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1DB713BA">
            <w:pPr>
              <w:spacing w:before="107" w:line="195" w:lineRule="auto"/>
              <w:ind w:left="12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5"/>
                <w:sz w:val="23"/>
                <w:szCs w:val="23"/>
              </w:rPr>
              <w:t>Train</w:t>
            </w:r>
            <w:r>
              <w:rPr>
                <w:rFonts w:ascii="Times New Roman" w:hAnsi="Times New Roman" w:eastAsia="Times New Roman" w:cs="Times New Roman"/>
                <w:spacing w:val="34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5"/>
                <w:sz w:val="23"/>
                <w:szCs w:val="23"/>
              </w:rPr>
              <w:t>Loss</w:t>
            </w:r>
          </w:p>
        </w:tc>
        <w:tc>
          <w:tcPr>
            <w:tcW w:w="1795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7719A078">
            <w:pPr>
              <w:spacing w:before="91" w:line="220" w:lineRule="auto"/>
              <w:ind w:left="128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Test</w:t>
            </w:r>
            <w:r>
              <w:rPr>
                <w:rFonts w:ascii="Times New Roman" w:hAnsi="Times New Roman" w:eastAsia="Times New Roman" w:cs="Times New Roman"/>
                <w:spacing w:val="30"/>
                <w:w w:val="10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Top</w:t>
            </w:r>
            <w:r>
              <w:rPr>
                <w:rFonts w:ascii="Times New Roman" w:hAnsi="Times New Roman" w:eastAsia="Times New Roman" w:cs="Times New Roman"/>
                <w:spacing w:val="12"/>
                <w:sz w:val="23"/>
                <w:szCs w:val="23"/>
              </w:rPr>
              <w:t>-1</w:t>
            </w:r>
            <w:r>
              <w:rPr>
                <w:rFonts w:ascii="Times New Roman" w:hAnsi="Times New Roman" w:eastAsia="Times New Roman" w:cs="Times New Roman"/>
                <w:spacing w:val="44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2"/>
                <w:sz w:val="23"/>
                <w:szCs w:val="23"/>
              </w:rPr>
              <w:t>(%)</w:t>
            </w:r>
          </w:p>
        </w:tc>
        <w:tc>
          <w:tcPr>
            <w:tcW w:w="1680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1F5BF73C">
            <w:pPr>
              <w:pStyle w:val="9"/>
              <w:spacing w:before="67" w:line="227" w:lineRule="auto"/>
              <w:ind w:left="616"/>
            </w:pPr>
            <w:r>
              <w:rPr>
                <w:spacing w:val="3"/>
              </w:rPr>
              <w:t>说明</w:t>
            </w:r>
          </w:p>
        </w:tc>
      </w:tr>
      <w:tr w14:paraId="1BACB0D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887" w:type="dxa"/>
            <w:tcBorders>
              <w:top w:val="single" w:color="000000" w:sz="4" w:space="0"/>
            </w:tcBorders>
            <w:vAlign w:val="top"/>
          </w:tcPr>
          <w:p w14:paraId="0563633F">
            <w:pPr>
              <w:spacing w:before="107" w:line="183" w:lineRule="auto"/>
              <w:ind w:left="347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3"/>
                <w:szCs w:val="23"/>
              </w:rPr>
              <w:t>19</w:t>
            </w:r>
          </w:p>
        </w:tc>
        <w:tc>
          <w:tcPr>
            <w:tcW w:w="1316" w:type="dxa"/>
            <w:tcBorders>
              <w:top w:val="single" w:color="000000" w:sz="4" w:space="0"/>
            </w:tcBorders>
            <w:vAlign w:val="top"/>
          </w:tcPr>
          <w:p w14:paraId="23EA86DF">
            <w:pPr>
              <w:spacing w:before="104" w:line="186" w:lineRule="auto"/>
              <w:ind w:left="342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0.0783</w:t>
            </w:r>
          </w:p>
        </w:tc>
        <w:tc>
          <w:tcPr>
            <w:tcW w:w="1795" w:type="dxa"/>
            <w:tcBorders>
              <w:top w:val="single" w:color="000000" w:sz="4" w:space="0"/>
            </w:tcBorders>
            <w:vAlign w:val="top"/>
          </w:tcPr>
          <w:p w14:paraId="01433757">
            <w:pPr>
              <w:spacing w:before="107" w:line="183" w:lineRule="auto"/>
              <w:ind w:left="644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96.63</w:t>
            </w:r>
          </w:p>
        </w:tc>
        <w:tc>
          <w:tcPr>
            <w:tcW w:w="1680" w:type="dxa"/>
            <w:tcBorders>
              <w:top w:val="single" w:color="000000" w:sz="4" w:space="0"/>
            </w:tcBorders>
            <w:vAlign w:val="top"/>
          </w:tcPr>
          <w:p w14:paraId="610943D8">
            <w:pPr>
              <w:pStyle w:val="9"/>
              <w:spacing w:before="63" w:line="197" w:lineRule="auto"/>
              <w:ind w:left="379"/>
            </w:pPr>
            <w:r>
              <w:rPr>
                <w:spacing w:val="5"/>
              </w:rPr>
              <w:t>正常训练</w:t>
            </w:r>
          </w:p>
        </w:tc>
      </w:tr>
      <w:tr w14:paraId="021CBB4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887" w:type="dxa"/>
            <w:vAlign w:val="top"/>
          </w:tcPr>
          <w:p w14:paraId="49841D31">
            <w:pPr>
              <w:spacing w:before="77" w:line="182" w:lineRule="auto"/>
              <w:ind w:left="337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3"/>
                <w:szCs w:val="23"/>
              </w:rPr>
              <w:t>20</w:t>
            </w:r>
          </w:p>
        </w:tc>
        <w:tc>
          <w:tcPr>
            <w:tcW w:w="1316" w:type="dxa"/>
            <w:vAlign w:val="top"/>
          </w:tcPr>
          <w:p w14:paraId="0844BDB4">
            <w:pPr>
              <w:spacing w:before="74" w:line="185" w:lineRule="auto"/>
              <w:ind w:left="342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0.0738</w:t>
            </w:r>
          </w:p>
        </w:tc>
        <w:tc>
          <w:tcPr>
            <w:tcW w:w="1795" w:type="dxa"/>
            <w:vAlign w:val="top"/>
          </w:tcPr>
          <w:p w14:paraId="2F75E44B">
            <w:pPr>
              <w:spacing w:before="74" w:line="185" w:lineRule="auto"/>
              <w:ind w:left="644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96.71</w:t>
            </w:r>
          </w:p>
        </w:tc>
        <w:tc>
          <w:tcPr>
            <w:tcW w:w="1680" w:type="dxa"/>
            <w:vAlign w:val="top"/>
          </w:tcPr>
          <w:p w14:paraId="69817056">
            <w:pPr>
              <w:pStyle w:val="9"/>
              <w:spacing w:before="32" w:line="197" w:lineRule="auto"/>
              <w:ind w:left="138"/>
            </w:pPr>
            <w:r>
              <w:rPr>
                <w:spacing w:val="7"/>
              </w:rPr>
              <w:t>最佳性能附近</w:t>
            </w:r>
          </w:p>
        </w:tc>
      </w:tr>
      <w:tr w14:paraId="144E713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887" w:type="dxa"/>
            <w:vAlign w:val="top"/>
          </w:tcPr>
          <w:p w14:paraId="6FFBE25D">
            <w:pPr>
              <w:spacing w:before="77" w:line="181" w:lineRule="auto"/>
              <w:ind w:left="337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3"/>
                <w:szCs w:val="23"/>
              </w:rPr>
              <w:t>21</w:t>
            </w:r>
          </w:p>
        </w:tc>
        <w:tc>
          <w:tcPr>
            <w:tcW w:w="1316" w:type="dxa"/>
            <w:vAlign w:val="top"/>
          </w:tcPr>
          <w:p w14:paraId="696EF91C">
            <w:pPr>
              <w:spacing w:before="73" w:line="185" w:lineRule="auto"/>
              <w:ind w:left="433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8"/>
                <w:sz w:val="23"/>
                <w:szCs w:val="23"/>
              </w:rPr>
              <w:t>NaN</w:t>
            </w:r>
          </w:p>
        </w:tc>
        <w:tc>
          <w:tcPr>
            <w:tcW w:w="1795" w:type="dxa"/>
            <w:vAlign w:val="top"/>
          </w:tcPr>
          <w:p w14:paraId="6EAEDB0D">
            <w:pPr>
              <w:spacing w:before="75" w:line="183" w:lineRule="auto"/>
              <w:ind w:left="644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87.51</w:t>
            </w:r>
          </w:p>
        </w:tc>
        <w:tc>
          <w:tcPr>
            <w:tcW w:w="1680" w:type="dxa"/>
            <w:vAlign w:val="top"/>
          </w:tcPr>
          <w:p w14:paraId="04F707EF">
            <w:pPr>
              <w:pStyle w:val="9"/>
              <w:spacing w:before="34" w:line="195" w:lineRule="auto"/>
              <w:ind w:left="375"/>
            </w:pPr>
            <w:r>
              <w:rPr>
                <w:spacing w:val="6"/>
              </w:rPr>
              <w:t>崩溃开始</w:t>
            </w:r>
          </w:p>
        </w:tc>
      </w:tr>
      <w:tr w14:paraId="2C9F145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887" w:type="dxa"/>
            <w:vAlign w:val="top"/>
          </w:tcPr>
          <w:p w14:paraId="21F39902">
            <w:pPr>
              <w:spacing w:before="79" w:line="179" w:lineRule="auto"/>
              <w:ind w:left="337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3"/>
                <w:szCs w:val="23"/>
              </w:rPr>
              <w:t>22</w:t>
            </w:r>
          </w:p>
        </w:tc>
        <w:tc>
          <w:tcPr>
            <w:tcW w:w="1316" w:type="dxa"/>
            <w:vAlign w:val="top"/>
          </w:tcPr>
          <w:p w14:paraId="40C7E942">
            <w:pPr>
              <w:spacing w:before="75" w:line="183" w:lineRule="auto"/>
              <w:ind w:left="433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8"/>
                <w:sz w:val="23"/>
                <w:szCs w:val="23"/>
              </w:rPr>
              <w:t>NaN</w:t>
            </w:r>
          </w:p>
        </w:tc>
        <w:tc>
          <w:tcPr>
            <w:tcW w:w="1795" w:type="dxa"/>
            <w:vAlign w:val="top"/>
          </w:tcPr>
          <w:p w14:paraId="3D3CB3F4">
            <w:pPr>
              <w:spacing w:before="77" w:line="181" w:lineRule="auto"/>
              <w:ind w:left="703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6.70</w:t>
            </w:r>
          </w:p>
        </w:tc>
        <w:tc>
          <w:tcPr>
            <w:tcW w:w="1680" w:type="dxa"/>
            <w:vAlign w:val="top"/>
          </w:tcPr>
          <w:p w14:paraId="5560CEB0">
            <w:pPr>
              <w:pStyle w:val="9"/>
              <w:spacing w:before="35" w:line="194" w:lineRule="auto"/>
              <w:ind w:left="376"/>
            </w:pPr>
            <w:r>
              <w:rPr>
                <w:spacing w:val="6"/>
              </w:rPr>
              <w:t>完全崩溃</w:t>
            </w:r>
          </w:p>
        </w:tc>
      </w:tr>
      <w:tr w14:paraId="20D39B2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887" w:type="dxa"/>
            <w:tcBorders>
              <w:bottom w:val="single" w:color="000000" w:sz="6" w:space="0"/>
            </w:tcBorders>
            <w:vAlign w:val="top"/>
          </w:tcPr>
          <w:p w14:paraId="69172D25">
            <w:pPr>
              <w:spacing w:before="82" w:line="193" w:lineRule="auto"/>
              <w:ind w:left="337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3"/>
                <w:szCs w:val="23"/>
              </w:rPr>
              <w:t>50</w:t>
            </w:r>
          </w:p>
        </w:tc>
        <w:tc>
          <w:tcPr>
            <w:tcW w:w="1316" w:type="dxa"/>
            <w:tcBorders>
              <w:bottom w:val="single" w:color="000000" w:sz="6" w:space="0"/>
            </w:tcBorders>
            <w:vAlign w:val="top"/>
          </w:tcPr>
          <w:p w14:paraId="151D49D0">
            <w:pPr>
              <w:spacing w:before="77" w:line="195" w:lineRule="auto"/>
              <w:ind w:left="433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8"/>
                <w:sz w:val="23"/>
                <w:szCs w:val="23"/>
              </w:rPr>
              <w:t>NaN</w:t>
            </w:r>
          </w:p>
        </w:tc>
        <w:tc>
          <w:tcPr>
            <w:tcW w:w="1795" w:type="dxa"/>
            <w:tcBorders>
              <w:bottom w:val="single" w:color="000000" w:sz="6" w:space="0"/>
            </w:tcBorders>
            <w:vAlign w:val="top"/>
          </w:tcPr>
          <w:p w14:paraId="12CD02E3">
            <w:pPr>
              <w:spacing w:before="79" w:line="195" w:lineRule="auto"/>
              <w:ind w:left="703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3"/>
                <w:szCs w:val="23"/>
              </w:rPr>
              <w:t>6.70</w:t>
            </w:r>
          </w:p>
        </w:tc>
        <w:tc>
          <w:tcPr>
            <w:tcW w:w="1680" w:type="dxa"/>
            <w:tcBorders>
              <w:bottom w:val="single" w:color="000000" w:sz="6" w:space="0"/>
            </w:tcBorders>
            <w:vAlign w:val="top"/>
          </w:tcPr>
          <w:p w14:paraId="4F2791A3">
            <w:pPr>
              <w:pStyle w:val="9"/>
              <w:spacing w:before="37" w:line="227" w:lineRule="auto"/>
              <w:ind w:left="377"/>
            </w:pPr>
            <w:r>
              <w:rPr>
                <w:spacing w:val="6"/>
              </w:rPr>
              <w:t>最终状态</w:t>
            </w:r>
          </w:p>
        </w:tc>
      </w:tr>
    </w:tbl>
    <w:p w14:paraId="65AF8D66">
      <w:pPr>
        <w:pStyle w:val="3"/>
        <w:spacing w:before="75" w:line="286" w:lineRule="auto"/>
        <w:ind w:left="11" w:firstLine="477"/>
        <w:jc w:val="both"/>
        <w:rPr>
          <w:del w:id="216" w:author="刘华明" w:date="2026-10-15T17:54:14Z"/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2"/>
          <w:sz w:val="23"/>
          <w:szCs w:val="23"/>
        </w:rPr>
        <w:t>崩溃的原因需要再推敲。学习率（</w:t>
      </w:r>
      <w:r>
        <w:rPr>
          <w:spacing w:val="12"/>
          <w:sz w:val="23"/>
          <w:szCs w:val="23"/>
        </w:rPr>
        <w:t>1</w:t>
      </w:r>
      <w:r>
        <w:rPr>
          <w:spacing w:val="44"/>
          <w:w w:val="101"/>
          <w:sz w:val="23"/>
          <w:szCs w:val="23"/>
        </w:rPr>
        <w:t xml:space="preserve"> </w:t>
      </w:r>
      <w:r>
        <w:rPr>
          <w:i/>
          <w:iCs/>
          <w:spacing w:val="12"/>
          <w:sz w:val="23"/>
          <w:szCs w:val="23"/>
        </w:rPr>
        <w:t>×</w:t>
      </w:r>
      <w:r>
        <w:rPr>
          <w:i/>
          <w:iCs/>
          <w:spacing w:val="30"/>
          <w:w w:val="101"/>
          <w:sz w:val="23"/>
          <w:szCs w:val="23"/>
        </w:rPr>
        <w:t xml:space="preserve"> </w:t>
      </w:r>
      <w:r>
        <w:rPr>
          <w:spacing w:val="12"/>
          <w:sz w:val="23"/>
          <w:szCs w:val="23"/>
        </w:rPr>
        <w:t>10</w:t>
      </w:r>
      <w:r>
        <w:rPr>
          <w:i/>
          <w:iCs/>
          <w:spacing w:val="12"/>
          <w:position w:val="8"/>
          <w:sz w:val="15"/>
          <w:szCs w:val="15"/>
        </w:rPr>
        <w:t>—</w:t>
      </w:r>
      <w:r>
        <w:rPr>
          <w:spacing w:val="12"/>
          <w:position w:val="8"/>
          <w:sz w:val="15"/>
          <w:szCs w:val="15"/>
        </w:rPr>
        <w:t>3</w:t>
      </w:r>
      <w:r>
        <w:rPr>
          <w:rFonts w:ascii="宋体" w:hAnsi="宋体" w:eastAsia="宋体" w:cs="宋体"/>
          <w:spacing w:val="12"/>
          <w:sz w:val="23"/>
          <w:szCs w:val="23"/>
        </w:rPr>
        <w:t xml:space="preserve">）对 </w:t>
      </w:r>
      <w:r>
        <w:rPr>
          <w:sz w:val="23"/>
          <w:szCs w:val="23"/>
        </w:rPr>
        <w:t>ViT</w:t>
      </w:r>
      <w:r>
        <w:rPr>
          <w:spacing w:val="4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1"/>
          <w:sz w:val="23"/>
          <w:szCs w:val="23"/>
        </w:rPr>
        <w:t>适配器可能偏高，训练后期累积的梯度更新冲破了数值稳定范围；</w:t>
      </w:r>
      <w:r>
        <w:rPr>
          <w:sz w:val="23"/>
          <w:szCs w:val="23"/>
        </w:rPr>
        <w:t>AMP</w:t>
      </w:r>
      <w:r>
        <w:rPr>
          <w:spacing w:val="67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1"/>
          <w:sz w:val="23"/>
          <w:szCs w:val="23"/>
        </w:rPr>
        <w:t>的精度损失也可能在适配器的残差连接回</w:t>
      </w:r>
      <w:r>
        <w:rPr>
          <w:rFonts w:ascii="宋体" w:hAnsi="宋体" w:eastAsia="宋体" w:cs="宋体"/>
          <w:spacing w:val="12"/>
          <w:sz w:val="23"/>
          <w:szCs w:val="23"/>
        </w:rPr>
        <w:t>路里被放大；</w:t>
      </w:r>
      <w:r>
        <w:rPr>
          <w:rFonts w:ascii="宋体" w:hAnsi="宋体" w:eastAsia="宋体" w:cs="宋体"/>
          <w:spacing w:val="-4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2"/>
          <w:sz w:val="23"/>
          <w:szCs w:val="23"/>
        </w:rPr>
        <w:t xml:space="preserve">另外适配器的初始化方式跟 </w:t>
      </w:r>
      <w:r>
        <w:rPr>
          <w:sz w:val="23"/>
          <w:szCs w:val="23"/>
        </w:rPr>
        <w:t>ViT</w:t>
      </w:r>
      <w:r>
        <w:rPr>
          <w:spacing w:val="12"/>
          <w:sz w:val="23"/>
          <w:szCs w:val="23"/>
        </w:rPr>
        <w:t xml:space="preserve">  </w:t>
      </w:r>
      <w:r>
        <w:rPr>
          <w:rFonts w:ascii="宋体" w:hAnsi="宋体" w:eastAsia="宋体" w:cs="宋体"/>
          <w:spacing w:val="12"/>
          <w:sz w:val="23"/>
          <w:szCs w:val="23"/>
        </w:rPr>
        <w:t>的残差结构合不合拍也是个未知因素。</w:t>
      </w:r>
    </w:p>
    <w:p w14:paraId="65AF8D66">
      <w:pPr>
        <w:pStyle w:val="3"/>
        <w:spacing w:before="75"/>
        <w:ind w:left="11" w:firstLine="477"/>
        <w:jc w:val="both"/>
        <w:rPr>
          <w:del w:id="218" w:author="刘华明" w:date="2026-10-15T17:54:14Z"/>
          <w:rFonts w:ascii="宋体" w:hAnsi="宋体" w:eastAsia="宋体" w:cs="宋体"/>
          <w:sz w:val="23"/>
          <w:szCs w:val="23"/>
        </w:rPr>
        <w:sectPr>
          <w:headerReference r:id="rId15" w:type="default"/>
          <w:pgSz w:w="11906" w:h="16838"/>
          <w:pgMar w:top="1022" w:right="1302" w:bottom="400" w:left="1417" w:header="654" w:footer="0" w:gutter="0"/>
          <w:cols w:space="720" w:num="1"/>
        </w:sectPr>
        <w:pPrChange w:id="217" w:author="刘华明" w:date="2026-10-15T17:54:14Z">
          <w:pPr>
            <w:spacing w:line="286" w:lineRule="auto"/>
          </w:pPr>
        </w:pPrChange>
      </w:pPr>
    </w:p>
    <w:p w14:paraId="461084A7">
      <w:pPr>
        <w:pStyle w:val="3"/>
        <w:spacing w:before="75" w:line="278" w:lineRule="auto"/>
        <w:ind w:left="10" w:right="115" w:hanging="5"/>
        <w:rPr>
          <w:rFonts w:ascii="宋体" w:hAnsi="宋体" w:eastAsia="宋体" w:cs="宋体"/>
          <w:sz w:val="23"/>
          <w:szCs w:val="23"/>
        </w:rPr>
      </w:pPr>
      <w:r>
        <w:rPr>
          <w:sz w:val="23"/>
          <w:szCs w:val="23"/>
        </w:rPr>
        <w:t>Loshchilov</w:t>
      </w:r>
      <w:r>
        <w:rPr>
          <w:spacing w:val="36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1"/>
          <w:sz w:val="23"/>
          <w:szCs w:val="23"/>
        </w:rPr>
        <w:t>和</w:t>
      </w:r>
      <w:r>
        <w:rPr>
          <w:rFonts w:ascii="宋体" w:hAnsi="宋体" w:eastAsia="宋体" w:cs="宋体"/>
          <w:spacing w:val="-23"/>
          <w:sz w:val="23"/>
          <w:szCs w:val="23"/>
        </w:rPr>
        <w:t xml:space="preserve"> </w:t>
      </w:r>
      <w:r>
        <w:rPr>
          <w:sz w:val="23"/>
          <w:szCs w:val="23"/>
        </w:rPr>
        <w:t>Hutter</w:t>
      </w:r>
      <w:r>
        <w:rPr>
          <w:spacing w:val="21"/>
          <w:sz w:val="23"/>
          <w:szCs w:val="23"/>
          <w:vertAlign w:val="superscript"/>
        </w:rPr>
        <w:t>[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HYPERLINK \l "bookmark23" </w:instrText>
      </w:r>
      <w:r>
        <w:rPr>
          <w:vertAlign w:val="superscript"/>
        </w:rPr>
        <w:fldChar w:fldCharType="separate"/>
      </w:r>
      <w:r>
        <w:rPr>
          <w:spacing w:val="21"/>
          <w:sz w:val="23"/>
          <w:szCs w:val="23"/>
          <w:vertAlign w:val="superscript"/>
        </w:rPr>
        <w:t>18</w:t>
      </w:r>
      <w:r>
        <w:rPr>
          <w:spacing w:val="21"/>
          <w:sz w:val="23"/>
          <w:szCs w:val="23"/>
          <w:vertAlign w:val="superscript"/>
        </w:rPr>
        <w:fldChar w:fldCharType="end"/>
      </w:r>
      <w:r>
        <w:rPr>
          <w:spacing w:val="21"/>
          <w:sz w:val="23"/>
          <w:szCs w:val="23"/>
          <w:vertAlign w:val="superscript"/>
        </w:rPr>
        <w:t>]</w:t>
      </w:r>
      <w:r>
        <w:rPr>
          <w:spacing w:val="35"/>
          <w:sz w:val="23"/>
          <w:szCs w:val="23"/>
          <w:vertAlign w:val="superscript"/>
        </w:rPr>
        <w:t xml:space="preserve"> </w:t>
      </w:r>
      <w:r>
        <w:rPr>
          <w:rFonts w:ascii="宋体" w:hAnsi="宋体" w:eastAsia="宋体" w:cs="宋体"/>
          <w:spacing w:val="21"/>
          <w:sz w:val="23"/>
          <w:szCs w:val="23"/>
        </w:rPr>
        <w:t>提的</w:t>
      </w:r>
      <w:r>
        <w:rPr>
          <w:rFonts w:ascii="宋体" w:hAnsi="宋体" w:eastAsia="宋体" w:cs="宋体"/>
          <w:spacing w:val="-25"/>
          <w:sz w:val="23"/>
          <w:szCs w:val="23"/>
        </w:rPr>
        <w:t xml:space="preserve"> </w:t>
      </w:r>
      <w:r>
        <w:rPr>
          <w:sz w:val="23"/>
          <w:szCs w:val="23"/>
        </w:rPr>
        <w:t>AdamW</w:t>
      </w:r>
      <w:r>
        <w:rPr>
          <w:spacing w:val="3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1"/>
          <w:sz w:val="23"/>
          <w:szCs w:val="23"/>
        </w:rPr>
        <w:t>确实用了</w:t>
      </w:r>
      <w:r>
        <w:rPr>
          <w:rFonts w:ascii="宋体" w:hAnsi="宋体" w:eastAsia="宋体" w:cs="宋体"/>
          <w:spacing w:val="-24"/>
          <w:sz w:val="23"/>
          <w:szCs w:val="23"/>
        </w:rPr>
        <w:t xml:space="preserve"> </w:t>
      </w:r>
      <w:r>
        <w:rPr>
          <w:sz w:val="23"/>
          <w:szCs w:val="23"/>
        </w:rPr>
        <w:t>decoupled</w:t>
      </w:r>
      <w:r>
        <w:rPr>
          <w:spacing w:val="29"/>
          <w:sz w:val="23"/>
          <w:szCs w:val="23"/>
        </w:rPr>
        <w:t xml:space="preserve"> </w:t>
      </w:r>
      <w:r>
        <w:rPr>
          <w:sz w:val="23"/>
          <w:szCs w:val="23"/>
        </w:rPr>
        <w:t>weight</w:t>
      </w:r>
      <w:r>
        <w:rPr>
          <w:spacing w:val="33"/>
          <w:sz w:val="23"/>
          <w:szCs w:val="23"/>
        </w:rPr>
        <w:t xml:space="preserve"> </w:t>
      </w:r>
      <w:r>
        <w:rPr>
          <w:sz w:val="23"/>
          <w:szCs w:val="23"/>
        </w:rPr>
        <w:t>decay</w:t>
      </w:r>
      <w:r>
        <w:rPr>
          <w:spacing w:val="3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1"/>
          <w:sz w:val="23"/>
          <w:szCs w:val="23"/>
        </w:rPr>
        <w:t>来改善训练稳</w:t>
      </w:r>
      <w:r>
        <w:rPr>
          <w:rFonts w:ascii="宋体" w:hAnsi="宋体" w:eastAsia="宋体" w:cs="宋体"/>
          <w:spacing w:val="7"/>
          <w:sz w:val="23"/>
          <w:szCs w:val="23"/>
        </w:rPr>
        <w:t>定，但在适配器的场景下，小参数空间配大梯度更新的组合本身就比较脆弱。</w:t>
      </w:r>
    </w:p>
    <w:p w14:paraId="266A7517">
      <w:pPr>
        <w:pStyle w:val="3"/>
        <w:spacing w:before="21" w:line="280" w:lineRule="auto"/>
        <w:ind w:left="9" w:firstLine="477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"/>
          <w:sz w:val="23"/>
          <w:szCs w:val="23"/>
        </w:rPr>
        <w:t>一个很有意思的细节：</w:t>
      </w:r>
      <w:r>
        <w:rPr>
          <w:sz w:val="23"/>
          <w:szCs w:val="23"/>
        </w:rPr>
        <w:t>ViT</w:t>
      </w:r>
      <w:r>
        <w:rPr>
          <w:spacing w:val="1"/>
          <w:sz w:val="23"/>
          <w:szCs w:val="23"/>
        </w:rPr>
        <w:t>-</w:t>
      </w:r>
      <w:r>
        <w:rPr>
          <w:sz w:val="23"/>
          <w:szCs w:val="23"/>
        </w:rPr>
        <w:t>Adapter</w:t>
      </w:r>
      <w:r>
        <w:rPr>
          <w:spacing w:val="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"/>
          <w:sz w:val="23"/>
          <w:szCs w:val="23"/>
        </w:rPr>
        <w:t>用的学习率（</w:t>
      </w:r>
      <w:r>
        <w:rPr>
          <w:spacing w:val="1"/>
          <w:sz w:val="23"/>
          <w:szCs w:val="23"/>
        </w:rPr>
        <w:t>1</w:t>
      </w:r>
      <w:r>
        <w:rPr>
          <w:i/>
          <w:iCs/>
          <w:spacing w:val="1"/>
          <w:sz w:val="23"/>
          <w:szCs w:val="23"/>
        </w:rPr>
        <w:t>×</w:t>
      </w:r>
      <w:r>
        <w:rPr>
          <w:spacing w:val="1"/>
          <w:sz w:val="23"/>
          <w:szCs w:val="23"/>
        </w:rPr>
        <w:t>10</w:t>
      </w:r>
      <w:r>
        <w:rPr>
          <w:i/>
          <w:iCs/>
          <w:spacing w:val="1"/>
          <w:position w:val="8"/>
          <w:sz w:val="15"/>
          <w:szCs w:val="15"/>
        </w:rPr>
        <w:t>—</w:t>
      </w:r>
      <w:r>
        <w:rPr>
          <w:spacing w:val="1"/>
          <w:position w:val="8"/>
          <w:sz w:val="15"/>
          <w:szCs w:val="15"/>
        </w:rPr>
        <w:t>3</w:t>
      </w:r>
      <w:r>
        <w:rPr>
          <w:rFonts w:ascii="宋体" w:hAnsi="宋体" w:eastAsia="宋体" w:cs="宋体"/>
          <w:spacing w:val="1"/>
          <w:sz w:val="23"/>
          <w:szCs w:val="23"/>
        </w:rPr>
        <w:t>）比</w:t>
      </w:r>
      <w:r>
        <w:rPr>
          <w:rFonts w:ascii="宋体" w:hAnsi="宋体" w:eastAsia="宋体" w:cs="宋体"/>
          <w:spacing w:val="-58"/>
          <w:sz w:val="23"/>
          <w:szCs w:val="23"/>
        </w:rPr>
        <w:t xml:space="preserve"> </w:t>
      </w:r>
      <w:r>
        <w:rPr>
          <w:sz w:val="23"/>
          <w:szCs w:val="23"/>
        </w:rPr>
        <w:t xml:space="preserve">ViT </w:t>
      </w:r>
      <w:r>
        <w:rPr>
          <w:rFonts w:ascii="宋体" w:hAnsi="宋体" w:eastAsia="宋体" w:cs="宋体"/>
          <w:sz w:val="23"/>
          <w:szCs w:val="23"/>
        </w:rPr>
        <w:t>全量微调（</w:t>
      </w:r>
      <w:r>
        <w:rPr>
          <w:sz w:val="23"/>
          <w:szCs w:val="23"/>
        </w:rPr>
        <w:t>1</w:t>
      </w:r>
      <w:r>
        <w:rPr>
          <w:i/>
          <w:iCs/>
          <w:sz w:val="23"/>
          <w:szCs w:val="23"/>
        </w:rPr>
        <w:t>×</w:t>
      </w:r>
      <w:r>
        <w:rPr>
          <w:sz w:val="23"/>
          <w:szCs w:val="23"/>
        </w:rPr>
        <w:t>10</w:t>
      </w:r>
      <w:r>
        <w:rPr>
          <w:i/>
          <w:iCs/>
          <w:position w:val="2"/>
          <w:sz w:val="15"/>
          <w:szCs w:val="15"/>
        </w:rPr>
        <w:t>—</w:t>
      </w:r>
      <w:r>
        <w:rPr>
          <w:position w:val="2"/>
          <w:sz w:val="15"/>
          <w:szCs w:val="15"/>
        </w:rPr>
        <w:t>4</w:t>
      </w:r>
      <w:r>
        <w:rPr>
          <w:rFonts w:ascii="宋体" w:hAnsi="宋体" w:eastAsia="宋体" w:cs="宋体"/>
          <w:position w:val="2"/>
          <w:sz w:val="23"/>
          <w:szCs w:val="23"/>
        </w:rPr>
        <w:t>）</w:t>
      </w:r>
      <w:r>
        <w:rPr>
          <w:rFonts w:ascii="宋体" w:hAnsi="宋体" w:eastAsia="宋体" w:cs="宋体"/>
          <w:spacing w:val="10"/>
          <w:sz w:val="23"/>
          <w:szCs w:val="23"/>
        </w:rPr>
        <w:t>高了一个数量级，这自然让人怀疑学习率是罪</w:t>
      </w:r>
      <w:r>
        <w:rPr>
          <w:rFonts w:ascii="宋体" w:hAnsi="宋体" w:eastAsia="宋体" w:cs="宋体"/>
          <w:spacing w:val="9"/>
          <w:sz w:val="23"/>
          <w:szCs w:val="23"/>
        </w:rPr>
        <w:t>魁祸首。可是</w:t>
      </w:r>
      <w:r>
        <w:rPr>
          <w:rFonts w:ascii="宋体" w:hAnsi="宋体" w:eastAsia="宋体" w:cs="宋体"/>
          <w:spacing w:val="-31"/>
          <w:sz w:val="23"/>
          <w:szCs w:val="23"/>
        </w:rPr>
        <w:t xml:space="preserve"> </w:t>
      </w:r>
      <w:r>
        <w:rPr>
          <w:sz w:val="23"/>
          <w:szCs w:val="23"/>
        </w:rPr>
        <w:t>ResNet</w:t>
      </w:r>
      <w:r>
        <w:rPr>
          <w:spacing w:val="9"/>
          <w:sz w:val="23"/>
          <w:szCs w:val="23"/>
        </w:rPr>
        <w:t>-50</w:t>
      </w:r>
      <w:r>
        <w:rPr>
          <w:spacing w:val="45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9"/>
          <w:sz w:val="23"/>
          <w:szCs w:val="23"/>
        </w:rPr>
        <w:t>的</w:t>
      </w:r>
      <w:r>
        <w:rPr>
          <w:rFonts w:ascii="宋体" w:hAnsi="宋体" w:eastAsia="宋体" w:cs="宋体"/>
          <w:spacing w:val="-34"/>
          <w:sz w:val="23"/>
          <w:szCs w:val="23"/>
        </w:rPr>
        <w:t xml:space="preserve"> </w:t>
      </w:r>
      <w:r>
        <w:rPr>
          <w:sz w:val="23"/>
          <w:szCs w:val="23"/>
        </w:rPr>
        <w:t>Adapter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9"/>
          <w:sz w:val="23"/>
          <w:szCs w:val="23"/>
        </w:rPr>
        <w:t>用的</w:t>
      </w:r>
      <w:r>
        <w:rPr>
          <w:rFonts w:ascii="宋体" w:hAnsi="宋体" w:eastAsia="宋体" w:cs="宋体"/>
          <w:spacing w:val="5"/>
          <w:sz w:val="23"/>
          <w:szCs w:val="23"/>
        </w:rPr>
        <w:t>也是</w:t>
      </w:r>
      <w:r>
        <w:rPr>
          <w:rFonts w:ascii="宋体" w:hAnsi="宋体" w:eastAsia="宋体" w:cs="宋体"/>
          <w:spacing w:val="-19"/>
          <w:sz w:val="23"/>
          <w:szCs w:val="23"/>
        </w:rPr>
        <w:t xml:space="preserve"> </w:t>
      </w:r>
      <w:r>
        <w:rPr>
          <w:spacing w:val="5"/>
          <w:sz w:val="23"/>
          <w:szCs w:val="23"/>
        </w:rPr>
        <w:t>1</w:t>
      </w:r>
      <w:r>
        <w:rPr>
          <w:spacing w:val="24"/>
          <w:sz w:val="23"/>
          <w:szCs w:val="23"/>
        </w:rPr>
        <w:t xml:space="preserve"> </w:t>
      </w:r>
      <w:r>
        <w:rPr>
          <w:i/>
          <w:iCs/>
          <w:spacing w:val="5"/>
          <w:sz w:val="23"/>
          <w:szCs w:val="23"/>
        </w:rPr>
        <w:t xml:space="preserve">× </w:t>
      </w:r>
      <w:r>
        <w:rPr>
          <w:spacing w:val="5"/>
          <w:sz w:val="23"/>
          <w:szCs w:val="23"/>
        </w:rPr>
        <w:t>10</w:t>
      </w:r>
      <w:r>
        <w:rPr>
          <w:i/>
          <w:iCs/>
          <w:spacing w:val="5"/>
          <w:position w:val="8"/>
          <w:sz w:val="15"/>
          <w:szCs w:val="15"/>
        </w:rPr>
        <w:t>—</w:t>
      </w:r>
      <w:r>
        <w:rPr>
          <w:spacing w:val="5"/>
          <w:position w:val="8"/>
          <w:sz w:val="15"/>
          <w:szCs w:val="15"/>
        </w:rPr>
        <w:t>3</w:t>
      </w:r>
      <w:r>
        <w:rPr>
          <w:rFonts w:ascii="宋体" w:hAnsi="宋体" w:eastAsia="宋体" w:cs="宋体"/>
          <w:spacing w:val="5"/>
          <w:sz w:val="23"/>
          <w:szCs w:val="23"/>
        </w:rPr>
        <w:t>，训得好好的，还拿了</w:t>
      </w:r>
      <w:r>
        <w:rPr>
          <w:rFonts w:ascii="宋体" w:hAnsi="宋体" w:eastAsia="宋体" w:cs="宋体"/>
          <w:spacing w:val="-31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96.25%</w:t>
      </w:r>
      <w:r>
        <w:rPr>
          <w:rFonts w:ascii="宋体" w:hAnsi="宋体" w:eastAsia="宋体" w:cs="宋体"/>
          <w:spacing w:val="4"/>
          <w:sz w:val="23"/>
          <w:szCs w:val="23"/>
        </w:rPr>
        <w:t>。所以崩溃跟学习率的关联不是绝对的——</w:t>
      </w:r>
      <w:r>
        <w:rPr>
          <w:rFonts w:ascii="宋体" w:hAnsi="宋体" w:eastAsia="宋体" w:cs="宋体"/>
          <w:spacing w:val="6"/>
          <w:sz w:val="23"/>
          <w:szCs w:val="23"/>
        </w:rPr>
        <w:t>它取决于架构，不能简单归因于某个单独的超参数。</w:t>
      </w:r>
    </w:p>
    <w:p w14:paraId="133716FA">
      <w:pPr>
        <w:pStyle w:val="3"/>
        <w:spacing w:before="21" w:line="279" w:lineRule="auto"/>
        <w:ind w:left="5" w:right="114" w:firstLine="480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0"/>
          <w:sz w:val="23"/>
          <w:szCs w:val="23"/>
        </w:rPr>
        <w:t>从实操角度看，</w:t>
      </w:r>
      <w:r>
        <w:rPr>
          <w:sz w:val="23"/>
          <w:szCs w:val="23"/>
        </w:rPr>
        <w:t>Adapter</w:t>
      </w:r>
      <w:r>
        <w:rPr>
          <w:spacing w:val="4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0"/>
          <w:sz w:val="23"/>
          <w:szCs w:val="23"/>
        </w:rPr>
        <w:t>要安全地用在</w:t>
      </w:r>
      <w:r>
        <w:rPr>
          <w:rFonts w:ascii="宋体" w:hAnsi="宋体" w:eastAsia="宋体" w:cs="宋体"/>
          <w:spacing w:val="-36"/>
          <w:sz w:val="23"/>
          <w:szCs w:val="23"/>
        </w:rPr>
        <w:t xml:space="preserve"> </w:t>
      </w:r>
      <w:r>
        <w:rPr>
          <w:sz w:val="23"/>
          <w:szCs w:val="23"/>
        </w:rPr>
        <w:t>ViT</w:t>
      </w:r>
      <w:r>
        <w:rPr>
          <w:spacing w:val="2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0"/>
          <w:sz w:val="23"/>
          <w:szCs w:val="23"/>
        </w:rPr>
        <w:t>上，至少需要调低学习率、压制梯度更</w:t>
      </w:r>
      <w:r>
        <w:rPr>
          <w:rFonts w:ascii="宋体" w:hAnsi="宋体" w:eastAsia="宋体" w:cs="宋体"/>
          <w:spacing w:val="12"/>
          <w:sz w:val="23"/>
          <w:szCs w:val="23"/>
        </w:rPr>
        <w:t>新幅度，或者考虑</w:t>
      </w:r>
      <w:r>
        <w:rPr>
          <w:rFonts w:ascii="宋体" w:hAnsi="宋体" w:eastAsia="宋体" w:cs="宋体"/>
          <w:spacing w:val="-28"/>
          <w:sz w:val="23"/>
          <w:szCs w:val="23"/>
        </w:rPr>
        <w:t xml:space="preserve"> </w:t>
      </w:r>
      <w:r>
        <w:rPr>
          <w:sz w:val="23"/>
          <w:szCs w:val="23"/>
        </w:rPr>
        <w:t>early</w:t>
      </w:r>
      <w:r>
        <w:rPr>
          <w:spacing w:val="29"/>
          <w:sz w:val="23"/>
          <w:szCs w:val="23"/>
        </w:rPr>
        <w:t xml:space="preserve"> </w:t>
      </w:r>
      <w:r>
        <w:rPr>
          <w:sz w:val="23"/>
          <w:szCs w:val="23"/>
        </w:rPr>
        <w:t>stopping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2"/>
          <w:sz w:val="23"/>
          <w:szCs w:val="23"/>
        </w:rPr>
        <w:t>这类防护手段。</w:t>
      </w:r>
    </w:p>
    <w:p w14:paraId="148D3C8A">
      <w:pPr>
        <w:spacing w:line="309" w:lineRule="auto"/>
        <w:rPr>
          <w:rFonts w:ascii="Arial"/>
          <w:sz w:val="21"/>
        </w:rPr>
      </w:pPr>
    </w:p>
    <w:p w14:paraId="081F5192">
      <w:pPr>
        <w:pStyle w:val="3"/>
        <w:spacing w:before="91" w:line="224" w:lineRule="auto"/>
        <w:ind w:left="11"/>
        <w:outlineLvl w:val="1"/>
        <w:rPr>
          <w:rFonts w:ascii="黑体" w:hAnsi="黑体" w:eastAsia="黑体" w:cs="黑体"/>
          <w:sz w:val="28"/>
          <w:szCs w:val="28"/>
        </w:rPr>
      </w:pPr>
      <w:r>
        <w:rPr>
          <w:b/>
          <w:bCs/>
          <w:spacing w:val="7"/>
          <w:sz w:val="28"/>
          <w:szCs w:val="28"/>
        </w:rPr>
        <w:t xml:space="preserve">5.3 </w:t>
      </w:r>
      <w:del w:id="219" w:author="刘华明" w:date="2026-10-15T17:54:57Z">
        <w:r>
          <w:rPr>
            <w:b/>
            <w:bCs/>
            <w:spacing w:val="7"/>
            <w:sz w:val="28"/>
            <w:szCs w:val="28"/>
          </w:rPr>
          <w:delText xml:space="preserve"> </w:delText>
        </w:r>
      </w:del>
      <w:del w:id="220" w:author="刘华明" w:date="2026-10-15T17:54:56Z">
        <w:r>
          <w:rPr>
            <w:b/>
            <w:bCs/>
            <w:spacing w:val="7"/>
            <w:sz w:val="28"/>
            <w:szCs w:val="28"/>
          </w:rPr>
          <w:delText xml:space="preserve">  </w:delText>
        </w:r>
      </w:del>
      <w:r>
        <w:rPr>
          <w:rFonts w:ascii="黑体" w:hAnsi="黑体" w:eastAsia="黑体" w:cs="黑体"/>
          <w:spacing w:val="7"/>
          <w:sz w:val="28"/>
          <w:szCs w:val="28"/>
        </w:rPr>
        <w:t>线性探测：性价比最优策略</w:t>
      </w:r>
    </w:p>
    <w:p w14:paraId="1D97F7F1">
      <w:pPr>
        <w:pStyle w:val="3"/>
        <w:spacing w:before="217" w:line="287" w:lineRule="auto"/>
        <w:ind w:firstLine="478"/>
        <w:jc w:val="both"/>
        <w:rPr>
          <w:rFonts w:ascii="宋体" w:hAnsi="宋体" w:eastAsia="宋体" w:cs="宋体"/>
          <w:sz w:val="23"/>
          <w:szCs w:val="23"/>
        </w:rPr>
      </w:pPr>
      <w:r>
        <w:rPr>
          <w:sz w:val="23"/>
          <w:szCs w:val="23"/>
        </w:rPr>
        <w:t>ViT</w:t>
      </w:r>
      <w:r>
        <w:rPr>
          <w:spacing w:val="10"/>
          <w:sz w:val="23"/>
          <w:szCs w:val="23"/>
        </w:rPr>
        <w:t>-B/16</w:t>
      </w:r>
      <w:r>
        <w:rPr>
          <w:spacing w:val="31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0"/>
          <w:sz w:val="23"/>
          <w:szCs w:val="23"/>
        </w:rPr>
        <w:t>在</w:t>
      </w:r>
      <w:r>
        <w:rPr>
          <w:rFonts w:ascii="宋体" w:hAnsi="宋体" w:eastAsia="宋体" w:cs="宋体"/>
          <w:spacing w:val="-27"/>
          <w:sz w:val="23"/>
          <w:szCs w:val="23"/>
        </w:rPr>
        <w:t xml:space="preserve"> </w:t>
      </w:r>
      <w:r>
        <w:rPr>
          <w:sz w:val="23"/>
          <w:szCs w:val="23"/>
        </w:rPr>
        <w:t>CIFAR</w:t>
      </w:r>
      <w:r>
        <w:rPr>
          <w:spacing w:val="10"/>
          <w:sz w:val="23"/>
          <w:szCs w:val="23"/>
        </w:rPr>
        <w:t>-100</w:t>
      </w:r>
      <w:r>
        <w:rPr>
          <w:spacing w:val="2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0"/>
          <w:sz w:val="23"/>
          <w:szCs w:val="23"/>
        </w:rPr>
        <w:t>上的线性探测结果是本文最具实践价值的发现。线性探测</w:t>
      </w:r>
      <w:r>
        <w:rPr>
          <w:rFonts w:ascii="宋体" w:hAnsi="宋体" w:eastAsia="宋体" w:cs="宋体"/>
          <w:sz w:val="23"/>
          <w:szCs w:val="23"/>
        </w:rPr>
        <w:t>仅用</w:t>
      </w:r>
      <w:r>
        <w:rPr>
          <w:rFonts w:ascii="宋体" w:hAnsi="宋体" w:eastAsia="宋体" w:cs="宋体"/>
          <w:spacing w:val="-41"/>
          <w:sz w:val="23"/>
          <w:szCs w:val="23"/>
        </w:rPr>
        <w:t xml:space="preserve"> </w:t>
      </w:r>
      <w:r>
        <w:rPr>
          <w:sz w:val="23"/>
          <w:szCs w:val="23"/>
        </w:rPr>
        <w:t>0.09%</w:t>
      </w:r>
      <w:r>
        <w:rPr>
          <w:spacing w:val="37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</w:rPr>
        <w:t>的可训练参数（</w:t>
      </w:r>
      <w:r>
        <w:rPr>
          <w:sz w:val="23"/>
          <w:szCs w:val="23"/>
        </w:rPr>
        <w:t>76,900</w:t>
      </w:r>
      <w:r>
        <w:rPr>
          <w:spacing w:val="16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</w:rPr>
        <w:t>个，仅</w:t>
      </w:r>
      <w:r>
        <w:rPr>
          <w:rFonts w:ascii="宋体" w:hAnsi="宋体" w:eastAsia="宋体" w:cs="宋体"/>
          <w:spacing w:val="-41"/>
          <w:sz w:val="23"/>
          <w:szCs w:val="23"/>
        </w:rPr>
        <w:t xml:space="preserve"> </w:t>
      </w:r>
      <w:r>
        <w:rPr>
          <w:sz w:val="23"/>
          <w:szCs w:val="23"/>
        </w:rPr>
        <w:t>0.</w:t>
      </w:r>
      <w:r>
        <w:rPr>
          <w:spacing w:val="-1"/>
          <w:sz w:val="23"/>
          <w:szCs w:val="23"/>
        </w:rPr>
        <w:t>08M</w:t>
      </w:r>
      <w:r>
        <w:rPr>
          <w:rFonts w:ascii="宋体" w:hAnsi="宋体" w:eastAsia="宋体" w:cs="宋体"/>
          <w:spacing w:val="-52"/>
          <w:w w:val="86"/>
          <w:sz w:val="23"/>
          <w:szCs w:val="23"/>
        </w:rPr>
        <w:t>），</w:t>
      </w:r>
      <w:r>
        <w:rPr>
          <w:rFonts w:ascii="宋体" w:hAnsi="宋体" w:eastAsia="宋体" w:cs="宋体"/>
          <w:spacing w:val="-1"/>
          <w:sz w:val="23"/>
          <w:szCs w:val="23"/>
        </w:rPr>
        <w:t>取得了</w:t>
      </w:r>
      <w:r>
        <w:rPr>
          <w:rFonts w:ascii="宋体" w:hAnsi="宋体" w:eastAsia="宋体" w:cs="宋体"/>
          <w:spacing w:val="-4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88.65%</w:t>
      </w:r>
      <w:r>
        <w:rPr>
          <w:spacing w:val="36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"/>
          <w:sz w:val="23"/>
          <w:szCs w:val="23"/>
        </w:rPr>
        <w:t>的</w:t>
      </w:r>
      <w:r>
        <w:rPr>
          <w:rFonts w:ascii="宋体" w:hAnsi="宋体" w:eastAsia="宋体" w:cs="宋体"/>
          <w:spacing w:val="-4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Top-1</w:t>
      </w:r>
      <w:r>
        <w:rPr>
          <w:spacing w:val="18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"/>
          <w:sz w:val="23"/>
          <w:szCs w:val="23"/>
        </w:rPr>
        <w:t>准确率，超越</w:t>
      </w:r>
      <w:r>
        <w:rPr>
          <w:rFonts w:ascii="宋体" w:hAnsi="宋体" w:eastAsia="宋体" w:cs="宋体"/>
          <w:sz w:val="23"/>
          <w:szCs w:val="23"/>
        </w:rPr>
        <w:t>了全量微调的</w:t>
      </w:r>
      <w:r>
        <w:rPr>
          <w:rFonts w:ascii="宋体" w:hAnsi="宋体" w:eastAsia="宋体" w:cs="宋体"/>
          <w:spacing w:val="-29"/>
          <w:sz w:val="23"/>
          <w:szCs w:val="23"/>
        </w:rPr>
        <w:t xml:space="preserve"> </w:t>
      </w:r>
      <w:r>
        <w:rPr>
          <w:sz w:val="23"/>
          <w:szCs w:val="23"/>
        </w:rPr>
        <w:t>88.19%</w:t>
      </w:r>
      <w:r>
        <w:rPr>
          <w:rFonts w:ascii="宋体" w:hAnsi="宋体" w:eastAsia="宋体" w:cs="宋体"/>
          <w:sz w:val="23"/>
          <w:szCs w:val="23"/>
        </w:rPr>
        <w:t>（</w:t>
      </w:r>
      <w:r>
        <w:rPr>
          <w:sz w:val="23"/>
          <w:szCs w:val="23"/>
        </w:rPr>
        <w:t>0.46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</w:rPr>
        <w:t>个百分点优势</w:t>
      </w:r>
      <w:r>
        <w:rPr>
          <w:rFonts w:ascii="宋体" w:hAnsi="宋体" w:eastAsia="宋体" w:cs="宋体"/>
          <w:spacing w:val="10"/>
          <w:sz w:val="23"/>
          <w:szCs w:val="23"/>
        </w:rPr>
        <w:t>），</w:t>
      </w:r>
      <w:r>
        <w:rPr>
          <w:rFonts w:ascii="宋体" w:hAnsi="宋体" w:eastAsia="宋体" w:cs="宋体"/>
          <w:sz w:val="23"/>
          <w:szCs w:val="23"/>
        </w:rPr>
        <w:t>且训练时间从</w:t>
      </w:r>
      <w:r>
        <w:rPr>
          <w:rFonts w:ascii="宋体" w:hAnsi="宋体" w:eastAsia="宋体" w:cs="宋体"/>
          <w:spacing w:val="-28"/>
          <w:sz w:val="23"/>
          <w:szCs w:val="23"/>
        </w:rPr>
        <w:t xml:space="preserve"> </w:t>
      </w:r>
      <w:r>
        <w:rPr>
          <w:sz w:val="23"/>
          <w:szCs w:val="23"/>
        </w:rPr>
        <w:t>29</w:t>
      </w:r>
      <w:r>
        <w:rPr>
          <w:spacing w:val="30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</w:rPr>
        <w:t xml:space="preserve">分 </w:t>
      </w:r>
      <w:r>
        <w:rPr>
          <w:sz w:val="23"/>
          <w:szCs w:val="23"/>
        </w:rPr>
        <w:t>17</w:t>
      </w:r>
      <w:r>
        <w:rPr>
          <w:spacing w:val="26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</w:rPr>
        <w:t>秒缩短至</w:t>
      </w:r>
      <w:r>
        <w:rPr>
          <w:rFonts w:ascii="宋体" w:hAnsi="宋体" w:eastAsia="宋体" w:cs="宋体"/>
          <w:spacing w:val="-28"/>
          <w:sz w:val="23"/>
          <w:szCs w:val="23"/>
        </w:rPr>
        <w:t xml:space="preserve"> </w:t>
      </w:r>
      <w:r>
        <w:rPr>
          <w:sz w:val="23"/>
          <w:szCs w:val="23"/>
        </w:rPr>
        <w:t>21</w:t>
      </w:r>
      <w:r>
        <w:rPr>
          <w:spacing w:val="30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</w:rPr>
        <w:t>分</w:t>
      </w:r>
      <w:r>
        <w:rPr>
          <w:rFonts w:ascii="宋体" w:hAnsi="宋体" w:eastAsia="宋体" w:cs="宋体"/>
          <w:spacing w:val="-30"/>
          <w:sz w:val="23"/>
          <w:szCs w:val="23"/>
        </w:rPr>
        <w:t xml:space="preserve"> </w:t>
      </w:r>
      <w:r>
        <w:rPr>
          <w:sz w:val="23"/>
          <w:szCs w:val="23"/>
        </w:rPr>
        <w:t>03</w:t>
      </w:r>
      <w:r>
        <w:rPr>
          <w:rFonts w:ascii="宋体" w:hAnsi="宋体" w:eastAsia="宋体" w:cs="宋体"/>
          <w:spacing w:val="-6"/>
          <w:sz w:val="23"/>
          <w:szCs w:val="23"/>
        </w:rPr>
        <w:t xml:space="preserve">秒（节省约 </w:t>
      </w:r>
      <w:r>
        <w:rPr>
          <w:spacing w:val="-6"/>
          <w:sz w:val="23"/>
          <w:szCs w:val="23"/>
        </w:rPr>
        <w:t>28%</w:t>
      </w:r>
      <w:r>
        <w:rPr>
          <w:rFonts w:ascii="宋体" w:hAnsi="宋体" w:eastAsia="宋体" w:cs="宋体"/>
          <w:spacing w:val="-6"/>
          <w:sz w:val="23"/>
          <w:szCs w:val="23"/>
        </w:rPr>
        <w:t>）。需要指出的是， 线性探测的训练轮次（</w:t>
      </w:r>
      <w:r>
        <w:rPr>
          <w:spacing w:val="-6"/>
          <w:sz w:val="23"/>
          <w:szCs w:val="23"/>
        </w:rPr>
        <w:t>50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6"/>
          <w:sz w:val="23"/>
          <w:szCs w:val="23"/>
        </w:rPr>
        <w:t>轮</w:t>
      </w:r>
      <w:r>
        <w:rPr>
          <w:rFonts w:ascii="宋体" w:hAnsi="宋体" w:eastAsia="宋体" w:cs="宋体"/>
          <w:spacing w:val="-7"/>
          <w:sz w:val="23"/>
          <w:szCs w:val="23"/>
        </w:rPr>
        <w:t>）多于全量微调（</w:t>
      </w:r>
      <w:r>
        <w:rPr>
          <w:spacing w:val="-7"/>
          <w:sz w:val="23"/>
          <w:szCs w:val="23"/>
        </w:rPr>
        <w:t>30</w:t>
      </w:r>
      <w:r>
        <w:rPr>
          <w:spacing w:val="2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7"/>
          <w:sz w:val="23"/>
          <w:szCs w:val="23"/>
        </w:rPr>
        <w:t>轮</w:t>
      </w:r>
      <w:r>
        <w:rPr>
          <w:rFonts w:ascii="宋体" w:hAnsi="宋体" w:eastAsia="宋体" w:cs="宋体"/>
          <w:spacing w:val="-50"/>
          <w:sz w:val="23"/>
          <w:szCs w:val="23"/>
        </w:rPr>
        <w:t>），</w:t>
      </w:r>
      <w:r>
        <w:rPr>
          <w:rFonts w:ascii="宋体" w:hAnsi="宋体" w:eastAsia="宋体" w:cs="宋体"/>
          <w:spacing w:val="5"/>
          <w:sz w:val="23"/>
          <w:szCs w:val="23"/>
        </w:rPr>
        <w:t>但总训练时间仍更短，</w:t>
      </w:r>
      <w:r>
        <w:rPr>
          <w:rFonts w:ascii="宋体" w:hAnsi="宋体" w:eastAsia="宋体" w:cs="宋体"/>
          <w:spacing w:val="-38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5"/>
          <w:sz w:val="23"/>
          <w:szCs w:val="23"/>
        </w:rPr>
        <w:t>进一步凸显了其效率优势。在本实验的特定设置下</w:t>
      </w:r>
      <w:r>
        <w:rPr>
          <w:rFonts w:ascii="宋体" w:hAnsi="宋体" w:eastAsia="宋体" w:cs="宋体"/>
          <w:spacing w:val="4"/>
          <w:sz w:val="23"/>
          <w:szCs w:val="23"/>
        </w:rPr>
        <w:t>（</w:t>
      </w:r>
      <w:r>
        <w:rPr>
          <w:sz w:val="23"/>
          <w:szCs w:val="23"/>
        </w:rPr>
        <w:t>CIFAR</w:t>
      </w:r>
      <w:r>
        <w:rPr>
          <w:spacing w:val="4"/>
          <w:sz w:val="23"/>
          <w:szCs w:val="23"/>
        </w:rPr>
        <w:t>-100</w:t>
      </w:r>
      <w:r>
        <w:rPr>
          <w:rFonts w:ascii="宋体" w:hAnsi="宋体" w:eastAsia="宋体" w:cs="宋体"/>
          <w:spacing w:val="4"/>
          <w:sz w:val="23"/>
          <w:szCs w:val="23"/>
        </w:rPr>
        <w:t>，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sz w:val="23"/>
          <w:szCs w:val="23"/>
        </w:rPr>
        <w:t>ViT</w:t>
      </w:r>
      <w:r>
        <w:rPr>
          <w:spacing w:val="6"/>
          <w:sz w:val="23"/>
          <w:szCs w:val="23"/>
        </w:rPr>
        <w:t>-B/16</w:t>
      </w:r>
      <w:r>
        <w:rPr>
          <w:spacing w:val="-28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6"/>
          <w:sz w:val="23"/>
          <w:szCs w:val="23"/>
        </w:rPr>
        <w:t>，</w:t>
      </w:r>
      <w:r>
        <w:rPr>
          <w:sz w:val="23"/>
          <w:szCs w:val="23"/>
        </w:rPr>
        <w:t>ImageNet</w:t>
      </w:r>
      <w:r>
        <w:rPr>
          <w:spacing w:val="6"/>
          <w:sz w:val="23"/>
          <w:szCs w:val="23"/>
        </w:rPr>
        <w:t>-21k</w:t>
      </w:r>
      <w:r>
        <w:rPr>
          <w:spacing w:val="2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6"/>
          <w:sz w:val="23"/>
          <w:szCs w:val="23"/>
        </w:rPr>
        <w:t>预训练</w:t>
      </w:r>
      <w:r>
        <w:rPr>
          <w:rFonts w:ascii="宋体" w:hAnsi="宋体" w:eastAsia="宋体" w:cs="宋体"/>
          <w:spacing w:val="-5"/>
          <w:sz w:val="23"/>
          <w:szCs w:val="23"/>
        </w:rPr>
        <w:t>），</w:t>
      </w:r>
      <w:r>
        <w:rPr>
          <w:rFonts w:ascii="宋体" w:hAnsi="宋体" w:eastAsia="宋体" w:cs="宋体"/>
          <w:spacing w:val="6"/>
          <w:sz w:val="23"/>
          <w:szCs w:val="23"/>
        </w:rPr>
        <w:t>线性探测以</w:t>
      </w:r>
      <w:r>
        <w:rPr>
          <w:rFonts w:ascii="宋体" w:hAnsi="宋体" w:eastAsia="宋体" w:cs="宋体"/>
          <w:spacing w:val="-31"/>
          <w:sz w:val="23"/>
          <w:szCs w:val="23"/>
        </w:rPr>
        <w:t xml:space="preserve"> </w:t>
      </w:r>
      <w:r>
        <w:rPr>
          <w:spacing w:val="6"/>
          <w:sz w:val="23"/>
          <w:szCs w:val="23"/>
        </w:rPr>
        <w:t>0.</w:t>
      </w:r>
      <w:r>
        <w:rPr>
          <w:spacing w:val="5"/>
          <w:sz w:val="23"/>
          <w:szCs w:val="23"/>
        </w:rPr>
        <w:t>09%</w:t>
      </w:r>
      <w:r>
        <w:rPr>
          <w:spacing w:val="46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5"/>
          <w:sz w:val="23"/>
          <w:szCs w:val="23"/>
        </w:rPr>
        <w:t>的参数超越了全量微调。这一结</w:t>
      </w:r>
      <w:r>
        <w:rPr>
          <w:rFonts w:ascii="宋体" w:hAnsi="宋体" w:eastAsia="宋体" w:cs="宋体"/>
          <w:sz w:val="23"/>
          <w:szCs w:val="23"/>
        </w:rPr>
        <w:t>果暗示，</w:t>
      </w:r>
      <w:r>
        <w:rPr>
          <w:rFonts w:ascii="宋体" w:hAnsi="宋体" w:eastAsia="宋体" w:cs="宋体"/>
          <w:spacing w:val="-57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</w:rPr>
        <w:t>当预训练特征足够强大时，</w:t>
      </w:r>
      <w:r>
        <w:rPr>
          <w:rFonts w:ascii="宋体" w:hAnsi="宋体" w:eastAsia="宋体" w:cs="宋体"/>
          <w:spacing w:val="-26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</w:rPr>
        <w:t>全量微调的额外参数更新不仅不必要，</w:t>
      </w:r>
      <w:r>
        <w:rPr>
          <w:rFonts w:ascii="宋体" w:hAnsi="宋体" w:eastAsia="宋体" w:cs="宋体"/>
          <w:spacing w:val="63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</w:rPr>
        <w:t>反而可能引</w:t>
      </w:r>
      <w:r>
        <w:rPr>
          <w:rFonts w:ascii="宋体" w:hAnsi="宋体" w:eastAsia="宋体" w:cs="宋体"/>
          <w:spacing w:val="2"/>
          <w:sz w:val="23"/>
          <w:szCs w:val="23"/>
        </w:rPr>
        <w:t>入轻微过拟合。</w:t>
      </w:r>
    </w:p>
    <w:p w14:paraId="16FD7EFD">
      <w:pPr>
        <w:pStyle w:val="3"/>
        <w:spacing w:before="5" w:line="287" w:lineRule="auto"/>
        <w:ind w:left="4" w:right="114" w:firstLine="482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4"/>
          <w:sz w:val="23"/>
          <w:szCs w:val="23"/>
        </w:rPr>
        <w:t xml:space="preserve">线性探测的有效性高度依赖预训练质量。对比两种骨干网络： </w:t>
      </w:r>
      <w:r>
        <w:rPr>
          <w:sz w:val="23"/>
          <w:szCs w:val="23"/>
        </w:rPr>
        <w:t>ViT</w:t>
      </w:r>
      <w:r>
        <w:rPr>
          <w:spacing w:val="4"/>
          <w:sz w:val="23"/>
          <w:szCs w:val="23"/>
        </w:rPr>
        <w:t>-B/16</w:t>
      </w:r>
      <w:r>
        <w:rPr>
          <w:rFonts w:ascii="宋体" w:hAnsi="宋体" w:eastAsia="宋体" w:cs="宋体"/>
          <w:spacing w:val="4"/>
          <w:sz w:val="23"/>
          <w:szCs w:val="23"/>
        </w:rPr>
        <w:t>（</w:t>
      </w:r>
      <w:r>
        <w:rPr>
          <w:sz w:val="23"/>
          <w:szCs w:val="23"/>
        </w:rPr>
        <w:t>ImageNet</w:t>
      </w:r>
      <w:r>
        <w:rPr>
          <w:spacing w:val="4"/>
          <w:sz w:val="23"/>
          <w:szCs w:val="23"/>
        </w:rPr>
        <w:t>-</w:t>
      </w:r>
      <w:r>
        <w:rPr>
          <w:spacing w:val="6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 xml:space="preserve">21k  </w:t>
      </w:r>
      <w:r>
        <w:rPr>
          <w:rFonts w:ascii="宋体" w:hAnsi="宋体" w:eastAsia="宋体" w:cs="宋体"/>
          <w:spacing w:val="7"/>
          <w:sz w:val="23"/>
          <w:szCs w:val="23"/>
        </w:rPr>
        <w:t>预训练，</w:t>
      </w:r>
      <w:r>
        <w:rPr>
          <w:rFonts w:ascii="宋体" w:hAnsi="宋体" w:eastAsia="宋体" w:cs="宋体"/>
          <w:spacing w:val="-62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 xml:space="preserve">1,400  </w:t>
      </w:r>
      <w:r>
        <w:rPr>
          <w:rFonts w:ascii="宋体" w:hAnsi="宋体" w:eastAsia="宋体" w:cs="宋体"/>
          <w:spacing w:val="7"/>
          <w:sz w:val="23"/>
          <w:szCs w:val="23"/>
        </w:rPr>
        <w:t>万图像，</w:t>
      </w:r>
      <w:r>
        <w:rPr>
          <w:spacing w:val="7"/>
          <w:sz w:val="23"/>
          <w:szCs w:val="23"/>
        </w:rPr>
        <w:t xml:space="preserve">21,841  </w:t>
      </w:r>
      <w:r>
        <w:rPr>
          <w:rFonts w:ascii="宋体" w:hAnsi="宋体" w:eastAsia="宋体" w:cs="宋体"/>
          <w:spacing w:val="7"/>
          <w:sz w:val="23"/>
          <w:szCs w:val="23"/>
        </w:rPr>
        <w:t>类）</w:t>
      </w:r>
      <w:r>
        <w:rPr>
          <w:rFonts w:ascii="宋体" w:hAnsi="宋体" w:eastAsia="宋体" w:cs="宋体"/>
          <w:spacing w:val="-6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</w:rPr>
        <w:t xml:space="preserve">的线性探测在 </w:t>
      </w:r>
      <w:r>
        <w:rPr>
          <w:sz w:val="23"/>
          <w:szCs w:val="23"/>
        </w:rPr>
        <w:t>CIFAR</w:t>
      </w:r>
      <w:r>
        <w:rPr>
          <w:spacing w:val="7"/>
          <w:sz w:val="23"/>
          <w:szCs w:val="23"/>
        </w:rPr>
        <w:t>-10</w:t>
      </w:r>
      <w:r>
        <w:rPr>
          <w:spacing w:val="6"/>
          <w:sz w:val="23"/>
          <w:szCs w:val="23"/>
        </w:rPr>
        <w:t xml:space="preserve">0  </w:t>
      </w:r>
      <w:r>
        <w:rPr>
          <w:rFonts w:ascii="宋体" w:hAnsi="宋体" w:eastAsia="宋体" w:cs="宋体"/>
          <w:spacing w:val="6"/>
          <w:sz w:val="23"/>
          <w:szCs w:val="23"/>
        </w:rPr>
        <w:t xml:space="preserve">上达 </w:t>
      </w:r>
      <w:r>
        <w:rPr>
          <w:spacing w:val="6"/>
          <w:sz w:val="23"/>
          <w:szCs w:val="23"/>
        </w:rPr>
        <w:t>88.65%</w:t>
      </w:r>
      <w:r>
        <w:rPr>
          <w:rFonts w:ascii="宋体" w:hAnsi="宋体" w:eastAsia="宋体" w:cs="宋体"/>
          <w:spacing w:val="6"/>
          <w:sz w:val="23"/>
          <w:szCs w:val="23"/>
        </w:rPr>
        <w:t>；而</w:t>
      </w:r>
      <w:r>
        <w:rPr>
          <w:sz w:val="23"/>
          <w:szCs w:val="23"/>
        </w:rPr>
        <w:t>ResNet</w:t>
      </w:r>
      <w:r>
        <w:rPr>
          <w:spacing w:val="8"/>
          <w:sz w:val="23"/>
          <w:szCs w:val="23"/>
        </w:rPr>
        <w:t>-50</w:t>
      </w:r>
      <w:r>
        <w:rPr>
          <w:rFonts w:ascii="宋体" w:hAnsi="宋体" w:eastAsia="宋体" w:cs="宋体"/>
          <w:spacing w:val="8"/>
          <w:sz w:val="23"/>
          <w:szCs w:val="23"/>
        </w:rPr>
        <w:t>（</w:t>
      </w:r>
      <w:r>
        <w:rPr>
          <w:sz w:val="23"/>
          <w:szCs w:val="23"/>
        </w:rPr>
        <w:t>ImageNet</w:t>
      </w:r>
      <w:r>
        <w:rPr>
          <w:spacing w:val="8"/>
          <w:sz w:val="23"/>
          <w:szCs w:val="23"/>
        </w:rPr>
        <w:t>-1k</w:t>
      </w:r>
      <w:r>
        <w:rPr>
          <w:spacing w:val="4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8"/>
          <w:sz w:val="23"/>
          <w:szCs w:val="23"/>
        </w:rPr>
        <w:t>预训练，</w:t>
      </w:r>
      <w:r>
        <w:rPr>
          <w:spacing w:val="8"/>
          <w:sz w:val="23"/>
          <w:szCs w:val="23"/>
        </w:rPr>
        <w:t>128</w:t>
      </w:r>
      <w:r>
        <w:rPr>
          <w:spacing w:val="36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8"/>
          <w:sz w:val="23"/>
          <w:szCs w:val="23"/>
        </w:rPr>
        <w:t>万图像，</w:t>
      </w:r>
      <w:r>
        <w:rPr>
          <w:spacing w:val="8"/>
          <w:sz w:val="23"/>
          <w:szCs w:val="23"/>
        </w:rPr>
        <w:t>1,000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8"/>
          <w:sz w:val="23"/>
          <w:szCs w:val="23"/>
        </w:rPr>
        <w:t>类）的线性探测仅</w:t>
      </w:r>
      <w:r>
        <w:rPr>
          <w:rFonts w:ascii="宋体" w:hAnsi="宋体" w:eastAsia="宋体" w:cs="宋体"/>
          <w:spacing w:val="-24"/>
          <w:sz w:val="23"/>
          <w:szCs w:val="23"/>
        </w:rPr>
        <w:t xml:space="preserve"> </w:t>
      </w:r>
      <w:r>
        <w:rPr>
          <w:spacing w:val="8"/>
          <w:sz w:val="23"/>
          <w:szCs w:val="23"/>
        </w:rPr>
        <w:t>73.83%</w:t>
      </w:r>
      <w:r>
        <w:rPr>
          <w:rFonts w:ascii="宋体" w:hAnsi="宋体" w:eastAsia="宋体" w:cs="宋体"/>
          <w:spacing w:val="8"/>
          <w:sz w:val="23"/>
          <w:szCs w:val="23"/>
        </w:rPr>
        <w:t>，差距</w:t>
      </w:r>
      <w:r>
        <w:rPr>
          <w:rFonts w:ascii="宋体" w:hAnsi="宋体" w:eastAsia="宋体" w:cs="宋体"/>
          <w:spacing w:val="3"/>
          <w:sz w:val="23"/>
          <w:szCs w:val="23"/>
        </w:rPr>
        <w:t>达</w:t>
      </w:r>
      <w:r>
        <w:rPr>
          <w:rFonts w:ascii="宋体" w:hAnsi="宋体" w:eastAsia="宋体" w:cs="宋体"/>
          <w:spacing w:val="-23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14.82</w:t>
      </w:r>
      <w:r>
        <w:rPr>
          <w:spacing w:val="2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3"/>
          <w:sz w:val="23"/>
          <w:szCs w:val="23"/>
        </w:rPr>
        <w:t>个百分点。在</w:t>
      </w:r>
      <w:r>
        <w:rPr>
          <w:rFonts w:ascii="宋体" w:hAnsi="宋体" w:eastAsia="宋体" w:cs="宋体"/>
          <w:spacing w:val="-33"/>
          <w:sz w:val="23"/>
          <w:szCs w:val="23"/>
        </w:rPr>
        <w:t xml:space="preserve"> </w:t>
      </w:r>
      <w:r>
        <w:rPr>
          <w:sz w:val="23"/>
          <w:szCs w:val="23"/>
        </w:rPr>
        <w:t>SVHN</w:t>
      </w:r>
      <w:r>
        <w:rPr>
          <w:spacing w:val="2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3"/>
          <w:sz w:val="23"/>
          <w:szCs w:val="23"/>
        </w:rPr>
        <w:t>上，</w:t>
      </w:r>
      <w:r>
        <w:rPr>
          <w:sz w:val="23"/>
          <w:szCs w:val="23"/>
        </w:rPr>
        <w:t>ResNet</w:t>
      </w:r>
      <w:r>
        <w:rPr>
          <w:spacing w:val="3"/>
          <w:sz w:val="23"/>
          <w:szCs w:val="23"/>
        </w:rPr>
        <w:t>-50</w:t>
      </w:r>
      <w:r>
        <w:rPr>
          <w:spacing w:val="4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3"/>
          <w:sz w:val="23"/>
          <w:szCs w:val="23"/>
        </w:rPr>
        <w:t>的线性探测</w:t>
      </w:r>
      <w:r>
        <w:rPr>
          <w:rFonts w:ascii="宋体" w:hAnsi="宋体" w:eastAsia="宋体" w:cs="宋体"/>
          <w:spacing w:val="2"/>
          <w:sz w:val="23"/>
          <w:szCs w:val="23"/>
        </w:rPr>
        <w:t>更是仅获</w:t>
      </w:r>
      <w:r>
        <w:rPr>
          <w:rFonts w:ascii="宋体" w:hAnsi="宋体" w:eastAsia="宋体" w:cs="宋体"/>
          <w:spacing w:val="-39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45.50%</w:t>
      </w:r>
      <w:r>
        <w:rPr>
          <w:spacing w:val="4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"/>
          <w:sz w:val="23"/>
          <w:szCs w:val="23"/>
        </w:rPr>
        <w:t>的准确率。预</w:t>
      </w:r>
      <w:r>
        <w:rPr>
          <w:rFonts w:ascii="宋体" w:hAnsi="宋体" w:eastAsia="宋体" w:cs="宋体"/>
          <w:spacing w:val="9"/>
          <w:sz w:val="23"/>
          <w:szCs w:val="23"/>
        </w:rPr>
        <w:t>训练数据规模和类别多样性的差异是造成这一差距的根本原因——</w:t>
      </w:r>
      <w:r>
        <w:rPr>
          <w:sz w:val="23"/>
          <w:szCs w:val="23"/>
        </w:rPr>
        <w:t>ViT</w:t>
      </w:r>
      <w:r>
        <w:rPr>
          <w:spacing w:val="29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9"/>
          <w:sz w:val="23"/>
          <w:szCs w:val="23"/>
        </w:rPr>
        <w:t>在更大规模、更</w:t>
      </w:r>
      <w:r>
        <w:rPr>
          <w:rFonts w:ascii="宋体" w:hAnsi="宋体" w:eastAsia="宋体" w:cs="宋体"/>
          <w:spacing w:val="7"/>
          <w:sz w:val="23"/>
          <w:szCs w:val="23"/>
        </w:rPr>
        <w:t>多类别的数据上预训练，学到的特征具有更强的通用性。</w:t>
      </w:r>
    </w:p>
    <w:p w14:paraId="4EA7291C">
      <w:pPr>
        <w:pStyle w:val="3"/>
        <w:spacing w:before="6" w:line="284" w:lineRule="auto"/>
        <w:ind w:left="7" w:right="115" w:firstLine="477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7"/>
          <w:sz w:val="23"/>
          <w:szCs w:val="23"/>
        </w:rPr>
        <w:t>参数效率的极致对比。在</w:t>
      </w:r>
      <w:r>
        <w:rPr>
          <w:rFonts w:ascii="宋体" w:hAnsi="宋体" w:eastAsia="宋体" w:cs="宋体"/>
          <w:spacing w:val="-10"/>
          <w:sz w:val="23"/>
          <w:szCs w:val="23"/>
        </w:rPr>
        <w:t xml:space="preserve"> </w:t>
      </w:r>
      <w:r>
        <w:rPr>
          <w:sz w:val="23"/>
          <w:szCs w:val="23"/>
        </w:rPr>
        <w:t>CIFAR</w:t>
      </w:r>
      <w:r>
        <w:rPr>
          <w:spacing w:val="7"/>
          <w:sz w:val="23"/>
          <w:szCs w:val="23"/>
        </w:rPr>
        <w:t>-100</w:t>
      </w:r>
      <w:r>
        <w:rPr>
          <w:spacing w:val="2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</w:rPr>
        <w:t>上，</w:t>
      </w:r>
      <w:r>
        <w:rPr>
          <w:sz w:val="23"/>
          <w:szCs w:val="23"/>
        </w:rPr>
        <w:t>ViT</w:t>
      </w:r>
      <w:r>
        <w:rPr>
          <w:spacing w:val="29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</w:rPr>
        <w:t>线性探测的可训练参数（</w:t>
      </w:r>
      <w:r>
        <w:rPr>
          <w:spacing w:val="7"/>
          <w:sz w:val="23"/>
          <w:szCs w:val="23"/>
        </w:rPr>
        <w:t>0.08M</w:t>
      </w:r>
      <w:r>
        <w:rPr>
          <w:rFonts w:ascii="宋体" w:hAnsi="宋体" w:eastAsia="宋体" w:cs="宋体"/>
          <w:spacing w:val="7"/>
          <w:sz w:val="23"/>
          <w:szCs w:val="23"/>
        </w:rPr>
        <w:t>）仅</w:t>
      </w:r>
      <w:r>
        <w:rPr>
          <w:rFonts w:ascii="宋体" w:hAnsi="宋体" w:eastAsia="宋体" w:cs="宋体"/>
          <w:spacing w:val="6"/>
          <w:sz w:val="23"/>
          <w:szCs w:val="23"/>
        </w:rPr>
        <w:t>为全量微调（</w:t>
      </w:r>
      <w:r>
        <w:rPr>
          <w:spacing w:val="6"/>
          <w:sz w:val="23"/>
          <w:szCs w:val="23"/>
        </w:rPr>
        <w:t>85.88M</w:t>
      </w:r>
      <w:r>
        <w:rPr>
          <w:rFonts w:ascii="宋体" w:hAnsi="宋体" w:eastAsia="宋体" w:cs="宋体"/>
          <w:spacing w:val="6"/>
          <w:sz w:val="23"/>
          <w:szCs w:val="23"/>
        </w:rPr>
        <w:t>）的</w:t>
      </w:r>
      <w:r>
        <w:rPr>
          <w:rFonts w:ascii="宋体" w:hAnsi="宋体" w:eastAsia="宋体" w:cs="宋体"/>
          <w:spacing w:val="-20"/>
          <w:sz w:val="23"/>
          <w:szCs w:val="23"/>
        </w:rPr>
        <w:t xml:space="preserve"> </w:t>
      </w:r>
      <w:r>
        <w:rPr>
          <w:spacing w:val="6"/>
          <w:sz w:val="23"/>
          <w:szCs w:val="23"/>
        </w:rPr>
        <w:t>1/1073</w:t>
      </w:r>
      <w:r>
        <w:rPr>
          <w:rFonts w:ascii="宋体" w:hAnsi="宋体" w:eastAsia="宋体" w:cs="宋体"/>
          <w:spacing w:val="6"/>
          <w:sz w:val="23"/>
          <w:szCs w:val="23"/>
        </w:rPr>
        <w:t>，</w:t>
      </w:r>
      <w:r>
        <w:rPr>
          <w:rFonts w:ascii="宋体" w:hAnsi="宋体" w:eastAsia="宋体" w:cs="宋体"/>
          <w:spacing w:val="5"/>
          <w:sz w:val="23"/>
          <w:szCs w:val="23"/>
        </w:rPr>
        <w:t>却取得了更高的准确率。这一结果表明，当预训练特</w:t>
      </w:r>
      <w:r>
        <w:rPr>
          <w:rFonts w:ascii="宋体" w:hAnsi="宋体" w:eastAsia="宋体" w:cs="宋体"/>
          <w:spacing w:val="8"/>
          <w:sz w:val="23"/>
          <w:szCs w:val="23"/>
        </w:rPr>
        <w:t>征足够强大时，参数约束不仅不会损害性能，反而可</w:t>
      </w:r>
      <w:r>
        <w:rPr>
          <w:rFonts w:ascii="宋体" w:hAnsi="宋体" w:eastAsia="宋体" w:cs="宋体"/>
          <w:spacing w:val="7"/>
          <w:sz w:val="23"/>
          <w:szCs w:val="23"/>
        </w:rPr>
        <w:t>能通过正则化效应带来增益。</w:t>
      </w:r>
    </w:p>
    <w:p w14:paraId="7D790888">
      <w:pPr>
        <w:spacing w:line="358" w:lineRule="auto"/>
        <w:rPr>
          <w:rFonts w:ascii="Arial"/>
          <w:sz w:val="21"/>
        </w:rPr>
      </w:pPr>
    </w:p>
    <w:p w14:paraId="23461C8B">
      <w:pPr>
        <w:pStyle w:val="3"/>
        <w:spacing w:before="110" w:line="226" w:lineRule="auto"/>
        <w:ind w:left="3933"/>
        <w:outlineLvl w:val="0"/>
        <w:rPr>
          <w:rFonts w:ascii="黑体" w:hAnsi="黑体" w:eastAsia="黑体" w:cs="黑体"/>
          <w:sz w:val="34"/>
          <w:szCs w:val="34"/>
        </w:rPr>
      </w:pPr>
      <w:r>
        <w:rPr>
          <w:b/>
          <w:bCs/>
          <w:spacing w:val="1"/>
          <w:sz w:val="34"/>
          <w:szCs w:val="34"/>
        </w:rPr>
        <w:t>6</w:t>
      </w:r>
      <w:del w:id="221" w:author="刘华明" w:date="2026-10-15T17:55:27Z">
        <w:r>
          <w:rPr>
            <w:b/>
            <w:bCs/>
            <w:spacing w:val="5"/>
            <w:sz w:val="34"/>
            <w:szCs w:val="34"/>
          </w:rPr>
          <w:delText xml:space="preserve"> </w:delText>
        </w:r>
      </w:del>
      <w:del w:id="222" w:author="刘华明" w:date="2026-10-15T17:55:26Z">
        <w:r>
          <w:rPr>
            <w:b/>
            <w:bCs/>
            <w:spacing w:val="5"/>
            <w:sz w:val="34"/>
            <w:szCs w:val="34"/>
          </w:rPr>
          <w:delText xml:space="preserve">  </w:delText>
        </w:r>
      </w:del>
      <w:r>
        <w:rPr>
          <w:b/>
          <w:bCs/>
          <w:spacing w:val="5"/>
          <w:sz w:val="34"/>
          <w:szCs w:val="34"/>
        </w:rPr>
        <w:t xml:space="preserve"> </w:t>
      </w:r>
      <w:r>
        <w:rPr>
          <w:rFonts w:ascii="黑体" w:hAnsi="黑体" w:eastAsia="黑体" w:cs="黑体"/>
          <w:spacing w:val="1"/>
          <w:sz w:val="34"/>
          <w:szCs w:val="34"/>
        </w:rPr>
        <w:t>讨论</w:t>
      </w:r>
    </w:p>
    <w:p w14:paraId="54234652">
      <w:pPr>
        <w:spacing w:line="272" w:lineRule="auto"/>
        <w:rPr>
          <w:rFonts w:ascii="Arial"/>
          <w:sz w:val="21"/>
        </w:rPr>
      </w:pPr>
    </w:p>
    <w:p w14:paraId="022CB70C">
      <w:pPr>
        <w:pStyle w:val="3"/>
        <w:spacing w:before="92" w:line="225" w:lineRule="auto"/>
        <w:ind w:left="9"/>
        <w:outlineLvl w:val="1"/>
        <w:rPr>
          <w:rFonts w:ascii="黑体" w:hAnsi="黑体" w:eastAsia="黑体" w:cs="黑体"/>
          <w:sz w:val="28"/>
          <w:szCs w:val="28"/>
        </w:rPr>
      </w:pPr>
      <w:r>
        <w:rPr>
          <w:b/>
          <w:bCs/>
          <w:spacing w:val="7"/>
          <w:sz w:val="28"/>
          <w:szCs w:val="28"/>
        </w:rPr>
        <w:t xml:space="preserve">6.1 </w:t>
      </w:r>
      <w:del w:id="223" w:author="刘华明" w:date="2026-10-15T17:55:29Z">
        <w:r>
          <w:rPr>
            <w:b/>
            <w:bCs/>
            <w:spacing w:val="7"/>
            <w:sz w:val="28"/>
            <w:szCs w:val="28"/>
          </w:rPr>
          <w:delText xml:space="preserve">  </w:delText>
        </w:r>
      </w:del>
      <w:del w:id="224" w:author="刘华明" w:date="2026-10-15T17:55:28Z">
        <w:r>
          <w:rPr>
            <w:b/>
            <w:bCs/>
            <w:spacing w:val="7"/>
            <w:sz w:val="28"/>
            <w:szCs w:val="28"/>
          </w:rPr>
          <w:delText xml:space="preserve"> </w:delText>
        </w:r>
      </w:del>
      <w:r>
        <w:rPr>
          <w:rFonts w:ascii="黑体" w:hAnsi="黑体" w:eastAsia="黑体" w:cs="黑体"/>
          <w:spacing w:val="7"/>
          <w:sz w:val="28"/>
          <w:szCs w:val="28"/>
        </w:rPr>
        <w:t>方法选择指南</w:t>
      </w:r>
    </w:p>
    <w:p w14:paraId="176F2FC4">
      <w:pPr>
        <w:pStyle w:val="3"/>
        <w:spacing w:before="6" w:line="284" w:lineRule="auto"/>
        <w:ind w:left="7" w:right="115" w:firstLine="477"/>
        <w:jc w:val="both"/>
        <w:rPr>
          <w:del w:id="226" w:author="刘华明" w:date="2026-10-15T17:55:50Z"/>
          <w:rFonts w:ascii="宋体" w:hAnsi="宋体" w:eastAsia="宋体" w:cs="宋体"/>
          <w:spacing w:val="7"/>
          <w:sz w:val="23"/>
          <w:szCs w:val="23"/>
          <w:rPrChange w:id="227" w:author="刘华明" w:date="2026-10-15T17:56:01Z">
            <w:rPr>
              <w:del w:id="228" w:author="刘华明" w:date="2026-10-15T17:55:50Z"/>
              <w:rFonts w:ascii="宋体" w:hAnsi="宋体" w:eastAsia="宋体" w:cs="宋体"/>
              <w:sz w:val="23"/>
              <w:szCs w:val="23"/>
            </w:rPr>
          </w:rPrChange>
        </w:rPr>
        <w:pPrChange w:id="225" w:author="刘华明" w:date="2026-10-15T17:56:01Z">
          <w:pPr>
            <w:spacing w:before="212" w:line="226" w:lineRule="auto"/>
            <w:ind w:left="486"/>
          </w:pPr>
        </w:pPrChange>
      </w:pPr>
      <w:r>
        <w:rPr>
          <w:rFonts w:ascii="宋体" w:hAnsi="宋体" w:eastAsia="宋体" w:cs="宋体"/>
          <w:spacing w:val="7"/>
          <w:sz w:val="23"/>
          <w:szCs w:val="23"/>
        </w:rPr>
        <w:t>从本文的实验结果出发，不同场景下的策略选择可以这样来考虑。</w:t>
      </w:r>
    </w:p>
    <w:p w14:paraId="176F2FC4">
      <w:pPr>
        <w:pStyle w:val="3"/>
        <w:spacing w:before="6" w:line="284" w:lineRule="auto"/>
        <w:ind w:left="7" w:right="115" w:firstLine="477"/>
        <w:jc w:val="both"/>
        <w:rPr>
          <w:rFonts w:ascii="宋体" w:hAnsi="宋体" w:eastAsia="宋体" w:cs="宋体"/>
          <w:spacing w:val="7"/>
          <w:sz w:val="23"/>
          <w:szCs w:val="23"/>
          <w:rPrChange w:id="230" w:author="刘华明" w:date="2026-10-15T17:56:01Z">
            <w:rPr>
              <w:rFonts w:ascii="宋体" w:hAnsi="宋体" w:eastAsia="宋体" w:cs="宋体"/>
              <w:sz w:val="23"/>
              <w:szCs w:val="23"/>
            </w:rPr>
          </w:rPrChange>
        </w:rPr>
        <w:pPrChange w:id="229" w:author="刘华明" w:date="2026-10-15T17:56:01Z">
          <w:pPr>
            <w:pStyle w:val="3"/>
            <w:spacing w:before="77" w:line="287" w:lineRule="auto"/>
            <w:ind w:left="5" w:firstLine="482"/>
          </w:pPr>
        </w:pPrChange>
      </w:pPr>
      <w:r>
        <w:rPr>
          <w:rFonts w:ascii="宋体" w:hAnsi="宋体" w:eastAsia="宋体" w:cs="宋体"/>
          <w:spacing w:val="7"/>
          <w:sz w:val="23"/>
          <w:szCs w:val="23"/>
          <w:rPrChange w:id="231" w:author="刘华明" w:date="2026-10-15T17:56:01Z">
            <w:rPr>
              <w:rFonts w:ascii="宋体" w:hAnsi="宋体" w:eastAsia="宋体" w:cs="宋体"/>
              <w:spacing w:val="10"/>
              <w:sz w:val="23"/>
              <w:szCs w:val="23"/>
            </w:rPr>
          </w:rPrChange>
        </w:rPr>
        <w:t>简单任务</w:t>
      </w:r>
      <w:r>
        <w:rPr>
          <w:rFonts w:ascii="宋体" w:hAnsi="宋体" w:eastAsia="宋体" w:cs="宋体"/>
          <w:spacing w:val="7"/>
          <w:sz w:val="23"/>
          <w:szCs w:val="23"/>
          <w:rPrChange w:id="232" w:author="刘华明" w:date="2026-10-15T17:56:01Z">
            <w:rPr>
              <w:rFonts w:ascii="宋体" w:hAnsi="宋体" w:eastAsia="宋体" w:cs="宋体"/>
              <w:spacing w:val="-28"/>
              <w:sz w:val="23"/>
              <w:szCs w:val="23"/>
            </w:rPr>
          </w:rPrChange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  <w:rPrChange w:id="233" w:author="刘华明" w:date="2026-10-15T17:56:01Z">
            <w:rPr>
              <w:spacing w:val="10"/>
              <w:sz w:val="23"/>
              <w:szCs w:val="23"/>
            </w:rPr>
          </w:rPrChange>
        </w:rPr>
        <w:t>+</w:t>
      </w:r>
      <w:r>
        <w:rPr>
          <w:rFonts w:ascii="宋体" w:hAnsi="宋体" w:eastAsia="宋体" w:cs="宋体"/>
          <w:spacing w:val="7"/>
          <w:sz w:val="23"/>
          <w:szCs w:val="23"/>
          <w:rPrChange w:id="234" w:author="刘华明" w:date="2026-10-15T17:56:01Z">
            <w:rPr>
              <w:sz w:val="23"/>
              <w:szCs w:val="23"/>
            </w:rPr>
          </w:rPrChange>
        </w:rPr>
        <w:t>CNN</w:t>
      </w:r>
      <w:r>
        <w:rPr>
          <w:rFonts w:ascii="宋体" w:hAnsi="宋体" w:eastAsia="宋体" w:cs="宋体"/>
          <w:spacing w:val="7"/>
          <w:sz w:val="23"/>
          <w:szCs w:val="23"/>
          <w:rPrChange w:id="235" w:author="刘华明" w:date="2026-10-15T17:56:01Z">
            <w:rPr>
              <w:spacing w:val="46"/>
              <w:sz w:val="23"/>
              <w:szCs w:val="23"/>
            </w:rPr>
          </w:rPrChange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  <w:rPrChange w:id="236" w:author="刘华明" w:date="2026-10-15T17:56:01Z">
            <w:rPr>
              <w:rFonts w:ascii="宋体" w:hAnsi="宋体" w:eastAsia="宋体" w:cs="宋体"/>
              <w:spacing w:val="10"/>
              <w:sz w:val="23"/>
              <w:szCs w:val="23"/>
            </w:rPr>
          </w:rPrChange>
        </w:rPr>
        <w:t>的场合，</w:t>
      </w:r>
      <w:r>
        <w:rPr>
          <w:rFonts w:ascii="宋体" w:hAnsi="宋体" w:eastAsia="宋体" w:cs="宋体"/>
          <w:spacing w:val="7"/>
          <w:sz w:val="23"/>
          <w:szCs w:val="23"/>
          <w:rPrChange w:id="237" w:author="刘华明" w:date="2026-10-15T17:56:01Z">
            <w:rPr>
              <w:sz w:val="23"/>
              <w:szCs w:val="23"/>
            </w:rPr>
          </w:rPrChange>
        </w:rPr>
        <w:t>Adapter</w:t>
      </w:r>
      <w:r>
        <w:rPr>
          <w:rFonts w:ascii="宋体" w:hAnsi="宋体" w:eastAsia="宋体" w:cs="宋体"/>
          <w:spacing w:val="7"/>
          <w:w w:val="100"/>
          <w:sz w:val="23"/>
          <w:szCs w:val="23"/>
          <w:rPrChange w:id="238" w:author="刘华明" w:date="2026-10-15T17:56:01Z">
            <w:rPr>
              <w:spacing w:val="26"/>
              <w:w w:val="101"/>
              <w:sz w:val="23"/>
              <w:szCs w:val="23"/>
            </w:rPr>
          </w:rPrChange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  <w:rPrChange w:id="239" w:author="刘华明" w:date="2026-10-15T17:56:01Z">
            <w:rPr>
              <w:rFonts w:ascii="宋体" w:hAnsi="宋体" w:eastAsia="宋体" w:cs="宋体"/>
              <w:spacing w:val="10"/>
              <w:sz w:val="23"/>
              <w:szCs w:val="23"/>
            </w:rPr>
          </w:rPrChange>
        </w:rPr>
        <w:t>值得排在第一优先级去尝试。</w:t>
      </w:r>
      <w:r>
        <w:rPr>
          <w:rFonts w:ascii="宋体" w:hAnsi="宋体" w:eastAsia="宋体" w:cs="宋体"/>
          <w:spacing w:val="7"/>
          <w:sz w:val="23"/>
          <w:szCs w:val="23"/>
          <w:rPrChange w:id="240" w:author="刘华明" w:date="2026-10-15T17:56:01Z">
            <w:rPr>
              <w:rFonts w:ascii="宋体" w:hAnsi="宋体" w:eastAsia="宋体" w:cs="宋体"/>
              <w:spacing w:val="-56"/>
              <w:sz w:val="23"/>
              <w:szCs w:val="23"/>
            </w:rPr>
          </w:rPrChange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  <w:rPrChange w:id="241" w:author="刘华明" w:date="2026-10-15T17:56:01Z">
            <w:rPr>
              <w:sz w:val="23"/>
              <w:szCs w:val="23"/>
            </w:rPr>
          </w:rPrChange>
        </w:rPr>
        <w:t>ResNet</w:t>
      </w:r>
      <w:r>
        <w:rPr>
          <w:rFonts w:ascii="宋体" w:hAnsi="宋体" w:eastAsia="宋体" w:cs="宋体"/>
          <w:spacing w:val="7"/>
          <w:sz w:val="23"/>
          <w:szCs w:val="23"/>
          <w:rPrChange w:id="242" w:author="刘华明" w:date="2026-10-15T17:56:01Z">
            <w:rPr>
              <w:spacing w:val="10"/>
              <w:sz w:val="23"/>
              <w:szCs w:val="23"/>
            </w:rPr>
          </w:rPrChange>
        </w:rPr>
        <w:t>-50</w:t>
      </w:r>
      <w:r>
        <w:rPr>
          <w:rFonts w:ascii="宋体" w:hAnsi="宋体" w:eastAsia="宋体" w:cs="宋体"/>
          <w:spacing w:val="7"/>
          <w:w w:val="100"/>
          <w:sz w:val="23"/>
          <w:szCs w:val="23"/>
          <w:rPrChange w:id="243" w:author="刘华明" w:date="2026-10-15T17:56:01Z">
            <w:rPr>
              <w:spacing w:val="46"/>
              <w:w w:val="101"/>
              <w:sz w:val="23"/>
              <w:szCs w:val="23"/>
            </w:rPr>
          </w:rPrChange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  <w:rPrChange w:id="244" w:author="刘华明" w:date="2026-10-15T17:56:01Z">
            <w:rPr>
              <w:rFonts w:ascii="宋体" w:hAnsi="宋体" w:eastAsia="宋体" w:cs="宋体"/>
              <w:spacing w:val="10"/>
              <w:sz w:val="23"/>
              <w:szCs w:val="23"/>
            </w:rPr>
          </w:rPrChange>
        </w:rPr>
        <w:t>的适配</w:t>
      </w:r>
      <w:r>
        <w:rPr>
          <w:rFonts w:ascii="宋体" w:hAnsi="宋体" w:eastAsia="宋体" w:cs="宋体"/>
          <w:spacing w:val="7"/>
          <w:sz w:val="23"/>
          <w:szCs w:val="23"/>
          <w:rPrChange w:id="245" w:author="刘华明" w:date="2026-10-15T17:56:01Z">
            <w:rPr>
              <w:rFonts w:ascii="宋体" w:hAnsi="宋体" w:eastAsia="宋体" w:cs="宋体"/>
              <w:spacing w:val="3"/>
              <w:sz w:val="23"/>
              <w:szCs w:val="23"/>
            </w:rPr>
          </w:rPrChange>
        </w:rPr>
        <w:t>器在</w:t>
      </w:r>
      <w:r>
        <w:rPr>
          <w:rFonts w:ascii="宋体" w:hAnsi="宋体" w:eastAsia="宋体" w:cs="宋体"/>
          <w:spacing w:val="7"/>
          <w:sz w:val="23"/>
          <w:szCs w:val="23"/>
          <w:rPrChange w:id="246" w:author="刘华明" w:date="2026-10-15T17:56:01Z">
            <w:rPr>
              <w:rFonts w:ascii="宋体" w:hAnsi="宋体" w:eastAsia="宋体" w:cs="宋体"/>
              <w:spacing w:val="-32"/>
              <w:sz w:val="23"/>
              <w:szCs w:val="23"/>
            </w:rPr>
          </w:rPrChange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  <w:rPrChange w:id="247" w:author="刘华明" w:date="2026-10-15T17:56:01Z">
            <w:rPr>
              <w:sz w:val="23"/>
              <w:szCs w:val="23"/>
            </w:rPr>
          </w:rPrChange>
        </w:rPr>
        <w:t>SVHN</w:t>
      </w:r>
      <w:r>
        <w:rPr>
          <w:rFonts w:ascii="宋体" w:hAnsi="宋体" w:eastAsia="宋体" w:cs="宋体"/>
          <w:spacing w:val="7"/>
          <w:sz w:val="23"/>
          <w:szCs w:val="23"/>
          <w:rPrChange w:id="248" w:author="刘华明" w:date="2026-10-15T17:56:01Z">
            <w:rPr>
              <w:spacing w:val="25"/>
              <w:sz w:val="23"/>
              <w:szCs w:val="23"/>
            </w:rPr>
          </w:rPrChange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  <w:rPrChange w:id="249" w:author="刘华明" w:date="2026-10-15T17:56:01Z">
            <w:rPr>
              <w:rFonts w:ascii="宋体" w:hAnsi="宋体" w:eastAsia="宋体" w:cs="宋体"/>
              <w:spacing w:val="3"/>
              <w:sz w:val="23"/>
              <w:szCs w:val="23"/>
            </w:rPr>
          </w:rPrChange>
        </w:rPr>
        <w:t>上拿了</w:t>
      </w:r>
      <w:r>
        <w:rPr>
          <w:rFonts w:ascii="宋体" w:hAnsi="宋体" w:eastAsia="宋体" w:cs="宋体"/>
          <w:spacing w:val="7"/>
          <w:sz w:val="23"/>
          <w:szCs w:val="23"/>
          <w:rPrChange w:id="250" w:author="刘华明" w:date="2026-10-15T17:56:01Z">
            <w:rPr>
              <w:rFonts w:ascii="宋体" w:hAnsi="宋体" w:eastAsia="宋体" w:cs="宋体"/>
              <w:spacing w:val="-34"/>
              <w:sz w:val="23"/>
              <w:szCs w:val="23"/>
            </w:rPr>
          </w:rPrChange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  <w:rPrChange w:id="251" w:author="刘华明" w:date="2026-10-15T17:56:01Z">
            <w:rPr>
              <w:spacing w:val="3"/>
              <w:sz w:val="23"/>
              <w:szCs w:val="23"/>
            </w:rPr>
          </w:rPrChange>
        </w:rPr>
        <w:t>96.25%</w:t>
      </w:r>
      <w:r>
        <w:rPr>
          <w:rFonts w:ascii="宋体" w:hAnsi="宋体" w:eastAsia="宋体" w:cs="宋体"/>
          <w:spacing w:val="7"/>
          <w:sz w:val="23"/>
          <w:szCs w:val="23"/>
          <w:rPrChange w:id="252" w:author="刘华明" w:date="2026-10-15T17:56:01Z">
            <w:rPr>
              <w:rFonts w:ascii="宋体" w:hAnsi="宋体" w:eastAsia="宋体" w:cs="宋体"/>
              <w:spacing w:val="3"/>
              <w:sz w:val="23"/>
              <w:szCs w:val="23"/>
            </w:rPr>
          </w:rPrChange>
        </w:rPr>
        <w:t>，比全量微调高了将近</w:t>
      </w:r>
      <w:r>
        <w:rPr>
          <w:rFonts w:ascii="宋体" w:hAnsi="宋体" w:eastAsia="宋体" w:cs="宋体"/>
          <w:spacing w:val="7"/>
          <w:sz w:val="23"/>
          <w:szCs w:val="23"/>
          <w:rPrChange w:id="253" w:author="刘华明" w:date="2026-10-15T17:56:01Z">
            <w:rPr>
              <w:rFonts w:ascii="宋体" w:hAnsi="宋体" w:eastAsia="宋体" w:cs="宋体"/>
              <w:spacing w:val="-38"/>
              <w:sz w:val="23"/>
              <w:szCs w:val="23"/>
            </w:rPr>
          </w:rPrChange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  <w:rPrChange w:id="254" w:author="刘华明" w:date="2026-10-15T17:56:01Z">
            <w:rPr>
              <w:spacing w:val="3"/>
              <w:sz w:val="23"/>
              <w:szCs w:val="23"/>
            </w:rPr>
          </w:rPrChange>
        </w:rPr>
        <w:t>4</w:t>
      </w:r>
      <w:r>
        <w:rPr>
          <w:rFonts w:ascii="宋体" w:hAnsi="宋体" w:eastAsia="宋体" w:cs="宋体"/>
          <w:spacing w:val="7"/>
          <w:w w:val="100"/>
          <w:sz w:val="23"/>
          <w:szCs w:val="23"/>
          <w:rPrChange w:id="255" w:author="刘华明" w:date="2026-10-15T17:56:01Z">
            <w:rPr>
              <w:spacing w:val="22"/>
              <w:w w:val="101"/>
              <w:sz w:val="23"/>
              <w:szCs w:val="23"/>
            </w:rPr>
          </w:rPrChange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  <w:rPrChange w:id="256" w:author="刘华明" w:date="2026-10-15T17:56:01Z">
            <w:rPr>
              <w:rFonts w:ascii="宋体" w:hAnsi="宋体" w:eastAsia="宋体" w:cs="宋体"/>
              <w:spacing w:val="3"/>
              <w:sz w:val="23"/>
              <w:szCs w:val="23"/>
            </w:rPr>
          </w:rPrChange>
        </w:rPr>
        <w:t>个百分点，</w:t>
      </w:r>
      <w:r>
        <w:rPr>
          <w:rFonts w:ascii="宋体" w:hAnsi="宋体" w:eastAsia="宋体" w:cs="宋体"/>
          <w:spacing w:val="7"/>
          <w:sz w:val="23"/>
          <w:szCs w:val="23"/>
          <w:rPrChange w:id="257" w:author="刘华明" w:date="2026-10-15T17:56:01Z">
            <w:rPr>
              <w:rFonts w:ascii="宋体" w:hAnsi="宋体" w:eastAsia="宋体" w:cs="宋体"/>
              <w:spacing w:val="2"/>
              <w:sz w:val="23"/>
              <w:szCs w:val="23"/>
            </w:rPr>
          </w:rPrChange>
        </w:rPr>
        <w:t>而且只用</w:t>
      </w:r>
      <w:r>
        <w:rPr>
          <w:rFonts w:ascii="宋体" w:hAnsi="宋体" w:eastAsia="宋体" w:cs="宋体"/>
          <w:spacing w:val="7"/>
          <w:sz w:val="23"/>
          <w:szCs w:val="23"/>
          <w:rPrChange w:id="258" w:author="刘华明" w:date="2026-10-15T17:56:01Z">
            <w:rPr>
              <w:rFonts w:ascii="宋体" w:hAnsi="宋体" w:eastAsia="宋体" w:cs="宋体"/>
              <w:spacing w:val="-35"/>
              <w:sz w:val="23"/>
              <w:szCs w:val="23"/>
            </w:rPr>
          </w:rPrChange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  <w:rPrChange w:id="259" w:author="刘华明" w:date="2026-10-15T17:56:01Z">
            <w:rPr>
              <w:spacing w:val="2"/>
              <w:sz w:val="23"/>
              <w:szCs w:val="23"/>
            </w:rPr>
          </w:rPrChange>
        </w:rPr>
        <w:t>30.1%</w:t>
      </w:r>
      <w:r>
        <w:rPr>
          <w:rFonts w:ascii="宋体" w:hAnsi="宋体" w:eastAsia="宋体" w:cs="宋体"/>
          <w:spacing w:val="7"/>
          <w:w w:val="100"/>
          <w:sz w:val="23"/>
          <w:szCs w:val="23"/>
          <w:rPrChange w:id="260" w:author="刘华明" w:date="2026-10-15T17:56:01Z">
            <w:rPr>
              <w:spacing w:val="42"/>
              <w:w w:val="101"/>
              <w:sz w:val="23"/>
              <w:szCs w:val="23"/>
            </w:rPr>
          </w:rPrChange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  <w:rPrChange w:id="261" w:author="刘华明" w:date="2026-10-15T17:56:01Z">
            <w:rPr>
              <w:rFonts w:ascii="宋体" w:hAnsi="宋体" w:eastAsia="宋体" w:cs="宋体"/>
              <w:spacing w:val="2"/>
              <w:sz w:val="23"/>
              <w:szCs w:val="23"/>
            </w:rPr>
          </w:rPrChange>
        </w:rPr>
        <w:t>的参数。</w:t>
      </w:r>
      <w:r>
        <w:rPr>
          <w:rFonts w:ascii="宋体" w:hAnsi="宋体" w:eastAsia="宋体" w:cs="宋体"/>
          <w:spacing w:val="7"/>
          <w:sz w:val="23"/>
          <w:szCs w:val="23"/>
          <w:rPrChange w:id="262" w:author="刘华明" w:date="2026-10-15T17:56:01Z">
            <w:rPr>
              <w:rFonts w:ascii="宋体" w:hAnsi="宋体" w:eastAsia="宋体" w:cs="宋体"/>
              <w:spacing w:val="8"/>
              <w:sz w:val="23"/>
              <w:szCs w:val="23"/>
            </w:rPr>
          </w:rPrChange>
        </w:rPr>
        <w:t>瓶颈结构在简单任务上起了有效的正则化作用，这是它胜过</w:t>
      </w:r>
      <w:r>
        <w:rPr>
          <w:rFonts w:ascii="宋体" w:hAnsi="宋体" w:eastAsia="宋体" w:cs="宋体"/>
          <w:spacing w:val="7"/>
          <w:sz w:val="23"/>
          <w:szCs w:val="23"/>
        </w:rPr>
        <w:t>全量微调的主要原因。</w:t>
      </w:r>
    </w:p>
    <w:p w14:paraId="2602207D">
      <w:pPr>
        <w:pStyle w:val="3"/>
        <w:spacing w:before="6" w:line="284" w:lineRule="auto"/>
        <w:ind w:left="7" w:right="115" w:firstLine="477"/>
        <w:jc w:val="both"/>
        <w:rPr>
          <w:del w:id="264" w:author="刘华明" w:date="2026-10-15T17:55:35Z"/>
          <w:rFonts w:ascii="宋体" w:hAnsi="宋体" w:eastAsia="宋体" w:cs="宋体"/>
          <w:sz w:val="23"/>
          <w:szCs w:val="23"/>
        </w:rPr>
        <w:pPrChange w:id="263" w:author="刘华明" w:date="2026-10-15T17:56:05Z">
          <w:pPr>
            <w:pStyle w:val="3"/>
            <w:spacing w:before="2" w:line="279" w:lineRule="auto"/>
            <w:ind w:left="8" w:right="114" w:firstLine="481"/>
          </w:pPr>
        </w:pPrChange>
      </w:pPr>
      <w:r>
        <w:rPr>
          <w:rFonts w:ascii="宋体" w:hAnsi="宋体" w:eastAsia="宋体" w:cs="宋体"/>
          <w:spacing w:val="11"/>
          <w:sz w:val="23"/>
          <w:szCs w:val="23"/>
        </w:rPr>
        <w:t>复杂任务配上强预训练的</w:t>
      </w:r>
      <w:r>
        <w:rPr>
          <w:rFonts w:ascii="宋体" w:hAnsi="宋体" w:eastAsia="宋体" w:cs="宋体"/>
          <w:spacing w:val="-27"/>
          <w:sz w:val="23"/>
          <w:szCs w:val="23"/>
        </w:rPr>
        <w:t xml:space="preserve"> </w:t>
      </w:r>
      <w:r>
        <w:rPr>
          <w:sz w:val="23"/>
          <w:szCs w:val="23"/>
        </w:rPr>
        <w:t>ViT</w:t>
      </w:r>
      <w:r>
        <w:rPr>
          <w:rFonts w:ascii="宋体" w:hAnsi="宋体" w:eastAsia="宋体" w:cs="宋体"/>
          <w:spacing w:val="11"/>
          <w:sz w:val="23"/>
          <w:szCs w:val="23"/>
        </w:rPr>
        <w:t>，</w:t>
      </w:r>
      <w:r>
        <w:rPr>
          <w:sz w:val="23"/>
          <w:szCs w:val="23"/>
        </w:rPr>
        <w:t>Linear</w:t>
      </w:r>
      <w:r>
        <w:rPr>
          <w:spacing w:val="24"/>
          <w:sz w:val="23"/>
          <w:szCs w:val="23"/>
        </w:rPr>
        <w:t xml:space="preserve"> </w:t>
      </w:r>
      <w:r>
        <w:rPr>
          <w:sz w:val="23"/>
          <w:szCs w:val="23"/>
        </w:rPr>
        <w:t>Probing</w:t>
      </w:r>
      <w:r>
        <w:rPr>
          <w:spacing w:val="27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1"/>
          <w:sz w:val="23"/>
          <w:szCs w:val="23"/>
        </w:rPr>
        <w:t>是性价比最高的选项。</w:t>
      </w:r>
      <w:r>
        <w:rPr>
          <w:rFonts w:ascii="宋体" w:hAnsi="宋体" w:eastAsia="宋体" w:cs="宋体"/>
          <w:spacing w:val="-65"/>
          <w:sz w:val="23"/>
          <w:szCs w:val="23"/>
        </w:rPr>
        <w:t xml:space="preserve"> </w:t>
      </w:r>
      <w:r>
        <w:rPr>
          <w:sz w:val="23"/>
          <w:szCs w:val="23"/>
        </w:rPr>
        <w:t>ViT</w:t>
      </w:r>
      <w:r>
        <w:rPr>
          <w:spacing w:val="11"/>
          <w:sz w:val="23"/>
          <w:szCs w:val="23"/>
        </w:rPr>
        <w:t>-B/16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1"/>
          <w:sz w:val="23"/>
          <w:szCs w:val="23"/>
        </w:rPr>
        <w:t>在</w:t>
      </w:r>
      <w:r>
        <w:rPr>
          <w:sz w:val="23"/>
          <w:szCs w:val="23"/>
        </w:rPr>
        <w:t>CIFAR-100</w:t>
      </w:r>
      <w:r>
        <w:rPr>
          <w:spacing w:val="26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</w:rPr>
        <w:t>上只调</w:t>
      </w:r>
      <w:r>
        <w:rPr>
          <w:rFonts w:ascii="宋体" w:hAnsi="宋体" w:eastAsia="宋体" w:cs="宋体"/>
          <w:spacing w:val="-33"/>
          <w:sz w:val="23"/>
          <w:szCs w:val="23"/>
        </w:rPr>
        <w:t xml:space="preserve"> </w:t>
      </w:r>
      <w:r>
        <w:rPr>
          <w:sz w:val="23"/>
          <w:szCs w:val="23"/>
        </w:rPr>
        <w:t>0.09%</w:t>
      </w:r>
      <w:r>
        <w:rPr>
          <w:spacing w:val="44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</w:rPr>
        <w:t>的参数就超过了</w:t>
      </w:r>
      <w:r>
        <w:rPr>
          <w:rFonts w:ascii="宋体" w:hAnsi="宋体" w:eastAsia="宋体" w:cs="宋体"/>
          <w:spacing w:val="-1"/>
          <w:sz w:val="23"/>
          <w:szCs w:val="23"/>
        </w:rPr>
        <w:t>全量微调，</w:t>
      </w:r>
      <w:r>
        <w:rPr>
          <w:rFonts w:ascii="宋体" w:hAnsi="宋体" w:eastAsia="宋体" w:cs="宋体"/>
          <w:spacing w:val="-5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"/>
          <w:sz w:val="23"/>
          <w:szCs w:val="23"/>
        </w:rPr>
        <w:t>训练还更短。但有个前提：</w:t>
      </w:r>
      <w:r>
        <w:rPr>
          <w:rFonts w:ascii="宋体" w:hAnsi="宋体" w:eastAsia="宋体" w:cs="宋体"/>
          <w:spacing w:val="40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"/>
          <w:sz w:val="23"/>
          <w:szCs w:val="23"/>
        </w:rPr>
        <w:t>预训练</w:t>
      </w:r>
    </w:p>
    <w:p w14:paraId="2602207D">
      <w:pPr>
        <w:pStyle w:val="3"/>
        <w:spacing w:before="2"/>
        <w:ind w:left="8" w:right="114" w:firstLine="481"/>
        <w:rPr>
          <w:del w:id="266" w:author="刘华明" w:date="2026-10-15T17:55:35Z"/>
          <w:rFonts w:ascii="宋体" w:hAnsi="宋体" w:eastAsia="宋体" w:cs="宋体"/>
          <w:sz w:val="23"/>
          <w:szCs w:val="23"/>
        </w:rPr>
        <w:sectPr>
          <w:headerReference r:id="rId16" w:type="default"/>
          <w:pgSz w:w="11906" w:h="16838"/>
          <w:pgMar w:top="400" w:right="1302" w:bottom="400" w:left="1421" w:header="0" w:footer="0" w:gutter="0"/>
          <w:cols w:space="720" w:num="1"/>
        </w:sectPr>
        <w:pPrChange w:id="265" w:author="刘华明" w:date="2026-10-15T17:55:35Z">
          <w:pPr>
            <w:spacing w:line="279" w:lineRule="auto"/>
          </w:pPr>
        </w:pPrChange>
      </w:pPr>
    </w:p>
    <w:p w14:paraId="547FF1A8">
      <w:pPr>
        <w:spacing w:line="254" w:lineRule="auto"/>
        <w:rPr>
          <w:del w:id="267" w:author="刘华明" w:date="2026-10-15T17:55:37Z"/>
          <w:rFonts w:ascii="Arial"/>
          <w:sz w:val="21"/>
        </w:rPr>
      </w:pPr>
    </w:p>
    <w:p w14:paraId="74E5CEFF">
      <w:pPr>
        <w:pStyle w:val="3"/>
        <w:spacing w:before="75" w:line="282" w:lineRule="auto"/>
        <w:ind w:left="23" w:right="114" w:hanging="17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4"/>
          <w:sz w:val="23"/>
          <w:szCs w:val="23"/>
        </w:rPr>
        <w:t>数据得够大。本文用的是</w:t>
      </w:r>
      <w:r>
        <w:rPr>
          <w:rFonts w:ascii="宋体" w:hAnsi="宋体" w:eastAsia="宋体" w:cs="宋体"/>
          <w:spacing w:val="-1"/>
          <w:sz w:val="23"/>
          <w:szCs w:val="23"/>
        </w:rPr>
        <w:t xml:space="preserve"> </w:t>
      </w:r>
      <w:r>
        <w:rPr>
          <w:sz w:val="23"/>
          <w:szCs w:val="23"/>
        </w:rPr>
        <w:t>ImageNet</w:t>
      </w:r>
      <w:r>
        <w:rPr>
          <w:spacing w:val="14"/>
          <w:sz w:val="23"/>
          <w:szCs w:val="23"/>
        </w:rPr>
        <w:t>-21k</w:t>
      </w:r>
      <w:r>
        <w:rPr>
          <w:spacing w:val="4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4"/>
          <w:sz w:val="23"/>
          <w:szCs w:val="23"/>
        </w:rPr>
        <w:t>级别的权重，换成</w:t>
      </w:r>
      <w:r>
        <w:rPr>
          <w:rFonts w:ascii="宋体" w:hAnsi="宋体" w:eastAsia="宋体" w:cs="宋体"/>
          <w:spacing w:val="-16"/>
          <w:sz w:val="23"/>
          <w:szCs w:val="23"/>
        </w:rPr>
        <w:t xml:space="preserve"> </w:t>
      </w:r>
      <w:r>
        <w:rPr>
          <w:sz w:val="23"/>
          <w:szCs w:val="23"/>
        </w:rPr>
        <w:t>ResNet</w:t>
      </w:r>
      <w:r>
        <w:rPr>
          <w:spacing w:val="14"/>
          <w:sz w:val="23"/>
          <w:szCs w:val="23"/>
        </w:rPr>
        <w:t>-50</w:t>
      </w:r>
      <w:r>
        <w:rPr>
          <w:spacing w:val="4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4"/>
          <w:sz w:val="23"/>
          <w:szCs w:val="23"/>
        </w:rPr>
        <w:t>加</w:t>
      </w:r>
      <w:r>
        <w:rPr>
          <w:rFonts w:ascii="宋体" w:hAnsi="宋体" w:eastAsia="宋体" w:cs="宋体"/>
          <w:spacing w:val="-17"/>
          <w:sz w:val="23"/>
          <w:szCs w:val="23"/>
        </w:rPr>
        <w:t xml:space="preserve"> </w:t>
      </w:r>
      <w:r>
        <w:rPr>
          <w:sz w:val="23"/>
          <w:szCs w:val="23"/>
        </w:rPr>
        <w:t>ImageNet</w:t>
      </w:r>
      <w:r>
        <w:rPr>
          <w:spacing w:val="14"/>
          <w:sz w:val="23"/>
          <w:szCs w:val="23"/>
        </w:rPr>
        <w:t>-1k</w:t>
      </w:r>
      <w:r>
        <w:rPr>
          <w:rFonts w:ascii="宋体" w:hAnsi="宋体" w:eastAsia="宋体" w:cs="宋体"/>
          <w:spacing w:val="5"/>
          <w:sz w:val="23"/>
          <w:szCs w:val="23"/>
        </w:rPr>
        <w:t>的组合，线性探测就只有</w:t>
      </w:r>
      <w:r>
        <w:rPr>
          <w:rFonts w:ascii="宋体" w:hAnsi="宋体" w:eastAsia="宋体" w:cs="宋体"/>
          <w:spacing w:val="-24"/>
          <w:sz w:val="23"/>
          <w:szCs w:val="23"/>
        </w:rPr>
        <w:t xml:space="preserve"> </w:t>
      </w:r>
      <w:r>
        <w:rPr>
          <w:spacing w:val="5"/>
          <w:sz w:val="23"/>
          <w:szCs w:val="23"/>
        </w:rPr>
        <w:t>73.83%</w:t>
      </w:r>
      <w:r>
        <w:rPr>
          <w:spacing w:val="51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5"/>
          <w:sz w:val="23"/>
          <w:szCs w:val="23"/>
        </w:rPr>
        <w:t>了。差距不在方法本身，在预</w:t>
      </w:r>
      <w:r>
        <w:rPr>
          <w:rFonts w:ascii="宋体" w:hAnsi="宋体" w:eastAsia="宋体" w:cs="宋体"/>
          <w:spacing w:val="4"/>
          <w:sz w:val="23"/>
          <w:szCs w:val="23"/>
        </w:rPr>
        <w:t>训练阶段。</w:t>
      </w:r>
    </w:p>
    <w:p w14:paraId="74E5FDD4">
      <w:pPr>
        <w:pStyle w:val="3"/>
        <w:spacing w:before="12" w:line="288" w:lineRule="auto"/>
        <w:ind w:left="5" w:right="114" w:firstLine="481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0"/>
          <w:sz w:val="23"/>
          <w:szCs w:val="23"/>
        </w:rPr>
        <w:t>如果对稳定性的要求压倒一切，那就老老实实用</w:t>
      </w:r>
      <w:r>
        <w:rPr>
          <w:rFonts w:ascii="宋体" w:hAnsi="宋体" w:eastAsia="宋体" w:cs="宋体"/>
          <w:spacing w:val="-32"/>
          <w:sz w:val="23"/>
          <w:szCs w:val="23"/>
        </w:rPr>
        <w:t xml:space="preserve"> </w:t>
      </w:r>
      <w:r>
        <w:rPr>
          <w:sz w:val="23"/>
          <w:szCs w:val="23"/>
        </w:rPr>
        <w:t>Full</w:t>
      </w:r>
      <w:r>
        <w:rPr>
          <w:spacing w:val="24"/>
          <w:sz w:val="23"/>
          <w:szCs w:val="23"/>
        </w:rPr>
        <w:t xml:space="preserve"> </w:t>
      </w:r>
      <w:r>
        <w:rPr>
          <w:sz w:val="23"/>
          <w:szCs w:val="23"/>
        </w:rPr>
        <w:t>Fine</w:t>
      </w:r>
      <w:r>
        <w:rPr>
          <w:spacing w:val="10"/>
          <w:sz w:val="23"/>
          <w:szCs w:val="23"/>
        </w:rPr>
        <w:t>-</w:t>
      </w:r>
      <w:r>
        <w:rPr>
          <w:sz w:val="23"/>
          <w:szCs w:val="23"/>
        </w:rPr>
        <w:t>tuning</w:t>
      </w:r>
      <w:r>
        <w:rPr>
          <w:rFonts w:ascii="宋体" w:hAnsi="宋体" w:eastAsia="宋体" w:cs="宋体"/>
          <w:spacing w:val="10"/>
          <w:sz w:val="23"/>
          <w:szCs w:val="23"/>
        </w:rPr>
        <w:t>。全量微调在所有成功完成的实验里都拿到了说得过去的成绩—</w:t>
      </w:r>
      <w:r>
        <w:rPr>
          <w:rFonts w:ascii="宋体" w:hAnsi="宋体" w:eastAsia="宋体" w:cs="宋体"/>
          <w:spacing w:val="9"/>
          <w:sz w:val="23"/>
          <w:szCs w:val="23"/>
        </w:rPr>
        <w:t>—</w:t>
      </w:r>
      <w:r>
        <w:rPr>
          <w:sz w:val="23"/>
          <w:szCs w:val="23"/>
        </w:rPr>
        <w:t>SVHN</w:t>
      </w:r>
      <w:r>
        <w:rPr>
          <w:spacing w:val="39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9"/>
          <w:sz w:val="23"/>
          <w:szCs w:val="23"/>
        </w:rPr>
        <w:t>上</w:t>
      </w:r>
      <w:r>
        <w:rPr>
          <w:rFonts w:ascii="宋体" w:hAnsi="宋体" w:eastAsia="宋体" w:cs="宋体"/>
          <w:spacing w:val="-25"/>
          <w:sz w:val="23"/>
          <w:szCs w:val="23"/>
        </w:rPr>
        <w:t xml:space="preserve"> </w:t>
      </w:r>
      <w:r>
        <w:rPr>
          <w:sz w:val="23"/>
          <w:szCs w:val="23"/>
        </w:rPr>
        <w:t>ViT</w:t>
      </w:r>
      <w:r>
        <w:rPr>
          <w:spacing w:val="38"/>
          <w:sz w:val="23"/>
          <w:szCs w:val="23"/>
        </w:rPr>
        <w:t xml:space="preserve"> </w:t>
      </w:r>
      <w:r>
        <w:rPr>
          <w:spacing w:val="9"/>
          <w:sz w:val="23"/>
          <w:szCs w:val="23"/>
        </w:rPr>
        <w:t>97.57%</w:t>
      </w:r>
      <w:r>
        <w:rPr>
          <w:spacing w:val="-2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9"/>
          <w:sz w:val="23"/>
          <w:szCs w:val="23"/>
        </w:rPr>
        <w:t>，</w:t>
      </w:r>
      <w:r>
        <w:rPr>
          <w:sz w:val="23"/>
          <w:szCs w:val="23"/>
        </w:rPr>
        <w:t>CIFAR</w:t>
      </w:r>
      <w:r>
        <w:rPr>
          <w:spacing w:val="9"/>
          <w:sz w:val="23"/>
          <w:szCs w:val="23"/>
        </w:rPr>
        <w:t>-100</w:t>
      </w:r>
      <w:r>
        <w:rPr>
          <w:spacing w:val="40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9"/>
          <w:sz w:val="23"/>
          <w:szCs w:val="23"/>
        </w:rPr>
        <w:t>上</w:t>
      </w:r>
      <w:r>
        <w:rPr>
          <w:sz w:val="23"/>
          <w:szCs w:val="23"/>
        </w:rPr>
        <w:t>ResNet</w:t>
      </w:r>
      <w:r>
        <w:rPr>
          <w:spacing w:val="10"/>
          <w:sz w:val="23"/>
          <w:szCs w:val="23"/>
        </w:rPr>
        <w:t>-50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spacing w:val="10"/>
          <w:sz w:val="23"/>
          <w:szCs w:val="23"/>
        </w:rPr>
        <w:t>84.17%</w:t>
      </w:r>
      <w:r>
        <w:rPr>
          <w:rFonts w:ascii="宋体" w:hAnsi="宋体" w:eastAsia="宋体" w:cs="宋体"/>
          <w:spacing w:val="10"/>
          <w:sz w:val="23"/>
          <w:szCs w:val="23"/>
        </w:rPr>
        <w:t>——而且从头到尾没出过任何训</w:t>
      </w:r>
      <w:r>
        <w:rPr>
          <w:rFonts w:ascii="宋体" w:hAnsi="宋体" w:eastAsia="宋体" w:cs="宋体"/>
          <w:spacing w:val="9"/>
          <w:sz w:val="23"/>
          <w:szCs w:val="23"/>
        </w:rPr>
        <w:t>练崩溃。唯一的代价是参数存储和算</w:t>
      </w:r>
      <w:r>
        <w:rPr>
          <w:rFonts w:ascii="宋体" w:hAnsi="宋体" w:eastAsia="宋体" w:cs="宋体"/>
          <w:spacing w:val="-3"/>
          <w:sz w:val="23"/>
          <w:szCs w:val="23"/>
        </w:rPr>
        <w:t>力最贵。</w:t>
      </w:r>
    </w:p>
    <w:p w14:paraId="093F1FB4">
      <w:pPr>
        <w:pStyle w:val="3"/>
        <w:spacing w:before="3" w:line="285" w:lineRule="auto"/>
        <w:ind w:left="3" w:right="114" w:firstLine="483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2"/>
          <w:sz w:val="23"/>
          <w:szCs w:val="23"/>
        </w:rPr>
        <w:t>最后，没有预训练权重的情况下，不要碰</w:t>
      </w:r>
      <w:r>
        <w:rPr>
          <w:rFonts w:ascii="宋体" w:hAnsi="宋体" w:eastAsia="宋体" w:cs="宋体"/>
          <w:spacing w:val="-28"/>
          <w:sz w:val="23"/>
          <w:szCs w:val="23"/>
        </w:rPr>
        <w:t xml:space="preserve"> </w:t>
      </w:r>
      <w:r>
        <w:rPr>
          <w:sz w:val="23"/>
          <w:szCs w:val="23"/>
        </w:rPr>
        <w:t>ViT</w:t>
      </w:r>
      <w:r>
        <w:rPr>
          <w:spacing w:val="-2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2"/>
          <w:sz w:val="23"/>
          <w:szCs w:val="23"/>
        </w:rPr>
        <w:t>。</w:t>
      </w:r>
      <w:r>
        <w:rPr>
          <w:sz w:val="23"/>
          <w:szCs w:val="23"/>
        </w:rPr>
        <w:t>ViT</w:t>
      </w:r>
      <w:r>
        <w:rPr>
          <w:spacing w:val="12"/>
          <w:sz w:val="23"/>
          <w:szCs w:val="23"/>
        </w:rPr>
        <w:t>-B</w:t>
      </w:r>
      <w:r>
        <w:rPr>
          <w:spacing w:val="11"/>
          <w:sz w:val="23"/>
          <w:szCs w:val="23"/>
        </w:rPr>
        <w:t>/16</w:t>
      </w:r>
      <w:r>
        <w:rPr>
          <w:spacing w:val="38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1"/>
          <w:sz w:val="23"/>
          <w:szCs w:val="23"/>
        </w:rPr>
        <w:t>从头训练在</w:t>
      </w:r>
      <w:r>
        <w:rPr>
          <w:rFonts w:ascii="宋体" w:hAnsi="宋体" w:eastAsia="宋体" w:cs="宋体"/>
          <w:spacing w:val="-19"/>
          <w:sz w:val="23"/>
          <w:szCs w:val="23"/>
        </w:rPr>
        <w:t xml:space="preserve"> </w:t>
      </w:r>
      <w:r>
        <w:rPr>
          <w:sz w:val="23"/>
          <w:szCs w:val="23"/>
        </w:rPr>
        <w:t>CIFAR</w:t>
      </w:r>
      <w:r>
        <w:rPr>
          <w:spacing w:val="11"/>
          <w:sz w:val="23"/>
          <w:szCs w:val="23"/>
        </w:rPr>
        <w:t>-100</w:t>
      </w:r>
      <w:r>
        <w:rPr>
          <w:rFonts w:ascii="宋体" w:hAnsi="宋体" w:eastAsia="宋体" w:cs="宋体"/>
          <w:spacing w:val="8"/>
          <w:sz w:val="23"/>
          <w:szCs w:val="23"/>
        </w:rPr>
        <w:t>上直接炸了——损失变</w:t>
      </w:r>
      <w:r>
        <w:rPr>
          <w:rFonts w:ascii="宋体" w:hAnsi="宋体" w:eastAsia="宋体" w:cs="宋体"/>
          <w:spacing w:val="-20"/>
          <w:sz w:val="23"/>
          <w:szCs w:val="23"/>
        </w:rPr>
        <w:t xml:space="preserve"> </w:t>
      </w:r>
      <w:r>
        <w:rPr>
          <w:sz w:val="23"/>
          <w:szCs w:val="23"/>
        </w:rPr>
        <w:t>NaN</w:t>
      </w:r>
      <w:r>
        <w:rPr>
          <w:rFonts w:ascii="宋体" w:hAnsi="宋体" w:eastAsia="宋体" w:cs="宋体"/>
          <w:spacing w:val="8"/>
          <w:sz w:val="23"/>
          <w:szCs w:val="23"/>
        </w:rPr>
        <w:t xml:space="preserve">，准确率只有 </w:t>
      </w:r>
      <w:r>
        <w:rPr>
          <w:spacing w:val="8"/>
          <w:sz w:val="23"/>
          <w:szCs w:val="23"/>
        </w:rPr>
        <w:t>1%</w:t>
      </w:r>
      <w:r>
        <w:rPr>
          <w:rFonts w:ascii="宋体" w:hAnsi="宋体" w:eastAsia="宋体" w:cs="宋体"/>
          <w:spacing w:val="8"/>
          <w:sz w:val="23"/>
          <w:szCs w:val="23"/>
        </w:rPr>
        <w:t>。这时候退回到</w:t>
      </w:r>
      <w:r>
        <w:rPr>
          <w:rFonts w:ascii="宋体" w:hAnsi="宋体" w:eastAsia="宋体" w:cs="宋体"/>
          <w:spacing w:val="-26"/>
          <w:sz w:val="23"/>
          <w:szCs w:val="23"/>
        </w:rPr>
        <w:t xml:space="preserve"> </w:t>
      </w:r>
      <w:r>
        <w:rPr>
          <w:sz w:val="23"/>
          <w:szCs w:val="23"/>
        </w:rPr>
        <w:t>ResNet</w:t>
      </w:r>
      <w:r>
        <w:rPr>
          <w:spacing w:val="8"/>
          <w:sz w:val="23"/>
          <w:szCs w:val="23"/>
        </w:rPr>
        <w:t>-50</w:t>
      </w:r>
      <w:r>
        <w:rPr>
          <w:spacing w:val="3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8"/>
          <w:sz w:val="23"/>
          <w:szCs w:val="23"/>
        </w:rPr>
        <w:t>这类带归纳偏置的</w:t>
      </w:r>
      <w:r>
        <w:rPr>
          <w:rFonts w:ascii="宋体" w:hAnsi="宋体" w:eastAsia="宋体" w:cs="宋体"/>
          <w:spacing w:val="-24"/>
          <w:sz w:val="23"/>
          <w:szCs w:val="23"/>
        </w:rPr>
        <w:t xml:space="preserve"> </w:t>
      </w:r>
      <w:r>
        <w:rPr>
          <w:sz w:val="23"/>
          <w:szCs w:val="23"/>
        </w:rPr>
        <w:t>CNN</w:t>
      </w:r>
      <w:r>
        <w:rPr>
          <w:spacing w:val="3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8"/>
          <w:sz w:val="23"/>
          <w:szCs w:val="23"/>
        </w:rPr>
        <w:t>是更实际的路子，它的卷积结构至少能在数据不</w:t>
      </w:r>
      <w:r>
        <w:rPr>
          <w:rFonts w:ascii="宋体" w:hAnsi="宋体" w:eastAsia="宋体" w:cs="宋体"/>
          <w:spacing w:val="7"/>
          <w:sz w:val="23"/>
          <w:szCs w:val="23"/>
        </w:rPr>
        <w:t>足时兜住底线。</w:t>
      </w:r>
    </w:p>
    <w:p w14:paraId="7178AB4D">
      <w:pPr>
        <w:spacing w:line="294" w:lineRule="auto"/>
        <w:rPr>
          <w:rFonts w:ascii="Arial"/>
          <w:sz w:val="21"/>
        </w:rPr>
      </w:pPr>
    </w:p>
    <w:p w14:paraId="4E8024F6">
      <w:pPr>
        <w:pStyle w:val="3"/>
        <w:spacing w:before="91" w:line="228" w:lineRule="auto"/>
        <w:ind w:left="9"/>
        <w:outlineLvl w:val="1"/>
        <w:rPr>
          <w:rFonts w:ascii="黑体" w:hAnsi="黑体" w:eastAsia="黑体" w:cs="黑体"/>
          <w:sz w:val="28"/>
          <w:szCs w:val="28"/>
        </w:rPr>
      </w:pPr>
      <w:r>
        <w:rPr>
          <w:b/>
          <w:bCs/>
          <w:spacing w:val="7"/>
          <w:sz w:val="28"/>
          <w:szCs w:val="28"/>
        </w:rPr>
        <w:t xml:space="preserve">6.2    </w:t>
      </w:r>
      <w:r>
        <w:rPr>
          <w:rFonts w:ascii="黑体" w:hAnsi="黑体" w:eastAsia="黑体" w:cs="黑体"/>
          <w:spacing w:val="7"/>
          <w:sz w:val="28"/>
          <w:szCs w:val="28"/>
        </w:rPr>
        <w:t>局限性</w:t>
      </w:r>
    </w:p>
    <w:p w14:paraId="4A8EF077">
      <w:pPr>
        <w:spacing w:before="209" w:line="226" w:lineRule="auto"/>
        <w:ind w:left="484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6"/>
          <w:sz w:val="23"/>
          <w:szCs w:val="23"/>
        </w:rPr>
        <w:t>本文的实验设计有几个明显的限定范围。</w:t>
      </w:r>
    </w:p>
    <w:p w14:paraId="5C6A03E8">
      <w:pPr>
        <w:pStyle w:val="3"/>
        <w:spacing w:before="76" w:line="288" w:lineRule="auto"/>
        <w:ind w:left="2" w:right="115" w:firstLine="484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3"/>
          <w:sz w:val="23"/>
          <w:szCs w:val="23"/>
        </w:rPr>
        <w:t>一是覆盖面的问题。</w:t>
      </w:r>
      <w:r>
        <w:rPr>
          <w:sz w:val="23"/>
          <w:szCs w:val="23"/>
        </w:rPr>
        <w:t>CIFAR</w:t>
      </w:r>
      <w:r>
        <w:rPr>
          <w:spacing w:val="13"/>
          <w:sz w:val="23"/>
          <w:szCs w:val="23"/>
        </w:rPr>
        <w:t>-100</w:t>
      </w:r>
      <w:r>
        <w:rPr>
          <w:spacing w:val="50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3"/>
          <w:sz w:val="23"/>
          <w:szCs w:val="23"/>
        </w:rPr>
        <w:t>上没有跑</w:t>
      </w:r>
      <w:r>
        <w:rPr>
          <w:rFonts w:ascii="宋体" w:hAnsi="宋体" w:eastAsia="宋体" w:cs="宋体"/>
          <w:spacing w:val="-25"/>
          <w:sz w:val="23"/>
          <w:szCs w:val="23"/>
        </w:rPr>
        <w:t xml:space="preserve"> </w:t>
      </w:r>
      <w:r>
        <w:rPr>
          <w:sz w:val="23"/>
          <w:szCs w:val="23"/>
        </w:rPr>
        <w:t>Adapter</w:t>
      </w:r>
      <w:r>
        <w:rPr>
          <w:spacing w:val="40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3"/>
          <w:sz w:val="23"/>
          <w:szCs w:val="23"/>
        </w:rPr>
        <w:t>实验，</w:t>
      </w:r>
      <w:r>
        <w:rPr>
          <w:sz w:val="23"/>
          <w:szCs w:val="23"/>
        </w:rPr>
        <w:t>SVHN</w:t>
      </w:r>
      <w:r>
        <w:rPr>
          <w:spacing w:val="36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3"/>
          <w:sz w:val="23"/>
          <w:szCs w:val="23"/>
        </w:rPr>
        <w:t>上</w:t>
      </w:r>
      <w:r>
        <w:rPr>
          <w:rFonts w:ascii="宋体" w:hAnsi="宋体" w:eastAsia="宋体" w:cs="宋体"/>
          <w:spacing w:val="-28"/>
          <w:sz w:val="23"/>
          <w:szCs w:val="23"/>
        </w:rPr>
        <w:t xml:space="preserve"> </w:t>
      </w:r>
      <w:r>
        <w:rPr>
          <w:sz w:val="23"/>
          <w:szCs w:val="23"/>
        </w:rPr>
        <w:t>ViT</w:t>
      </w:r>
      <w:r>
        <w:rPr>
          <w:spacing w:val="53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3"/>
          <w:sz w:val="23"/>
          <w:szCs w:val="23"/>
        </w:rPr>
        <w:t>的线性探</w:t>
      </w:r>
      <w:r>
        <w:rPr>
          <w:rFonts w:ascii="宋体" w:hAnsi="宋体" w:eastAsia="宋体" w:cs="宋体"/>
          <w:spacing w:val="17"/>
          <w:sz w:val="23"/>
          <w:szCs w:val="23"/>
        </w:rPr>
        <w:t>测又因为前述代码</w:t>
      </w:r>
      <w:r>
        <w:rPr>
          <w:rFonts w:ascii="宋体" w:hAnsi="宋体" w:eastAsia="宋体" w:cs="宋体"/>
          <w:spacing w:val="-28"/>
          <w:sz w:val="23"/>
          <w:szCs w:val="23"/>
        </w:rPr>
        <w:t xml:space="preserve"> </w:t>
      </w:r>
      <w:r>
        <w:rPr>
          <w:sz w:val="23"/>
          <w:szCs w:val="23"/>
        </w:rPr>
        <w:t>bug</w:t>
      </w:r>
      <w:r>
        <w:rPr>
          <w:spacing w:val="32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7"/>
          <w:sz w:val="23"/>
          <w:szCs w:val="23"/>
        </w:rPr>
        <w:t>变成了</w:t>
      </w:r>
      <w:r>
        <w:rPr>
          <w:rFonts w:ascii="宋体" w:hAnsi="宋体" w:eastAsia="宋体" w:cs="宋体"/>
          <w:spacing w:val="-24"/>
          <w:sz w:val="23"/>
          <w:szCs w:val="23"/>
        </w:rPr>
        <w:t xml:space="preserve"> </w:t>
      </w:r>
      <w:r>
        <w:rPr>
          <w:sz w:val="23"/>
          <w:szCs w:val="23"/>
        </w:rPr>
        <w:t>Partial</w:t>
      </w:r>
      <w:r>
        <w:rPr>
          <w:spacing w:val="32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Fine</w:t>
      </w:r>
      <w:r>
        <w:rPr>
          <w:spacing w:val="17"/>
          <w:sz w:val="23"/>
          <w:szCs w:val="23"/>
        </w:rPr>
        <w:t>-</w:t>
      </w:r>
      <w:r>
        <w:rPr>
          <w:sz w:val="23"/>
          <w:szCs w:val="23"/>
        </w:rPr>
        <w:t>tuning</w:t>
      </w:r>
      <w:r>
        <w:rPr>
          <w:rFonts w:ascii="宋体" w:hAnsi="宋体" w:eastAsia="宋体" w:cs="宋体"/>
          <w:spacing w:val="17"/>
          <w:sz w:val="23"/>
          <w:szCs w:val="23"/>
        </w:rPr>
        <w:t>，导致四种方法在所有设置下的完整</w:t>
      </w:r>
      <w:r>
        <w:rPr>
          <w:spacing w:val="1"/>
          <w:sz w:val="23"/>
          <w:szCs w:val="23"/>
        </w:rPr>
        <w:t>4</w:t>
      </w:r>
      <w:r>
        <w:rPr>
          <w:spacing w:val="38"/>
          <w:sz w:val="23"/>
          <w:szCs w:val="23"/>
        </w:rPr>
        <w:t xml:space="preserve"> </w:t>
      </w:r>
      <w:r>
        <w:rPr>
          <w:i/>
          <w:iCs/>
          <w:spacing w:val="1"/>
          <w:sz w:val="23"/>
          <w:szCs w:val="23"/>
        </w:rPr>
        <w:t xml:space="preserve">× </w:t>
      </w:r>
      <w:r>
        <w:rPr>
          <w:spacing w:val="1"/>
          <w:sz w:val="23"/>
          <w:szCs w:val="23"/>
        </w:rPr>
        <w:t>2</w:t>
      </w:r>
      <w:r>
        <w:rPr>
          <w:spacing w:val="31"/>
          <w:sz w:val="23"/>
          <w:szCs w:val="23"/>
        </w:rPr>
        <w:t xml:space="preserve"> </w:t>
      </w:r>
      <w:r>
        <w:rPr>
          <w:i/>
          <w:iCs/>
          <w:spacing w:val="1"/>
          <w:sz w:val="23"/>
          <w:szCs w:val="23"/>
        </w:rPr>
        <w:t xml:space="preserve">× </w:t>
      </w:r>
      <w:r>
        <w:rPr>
          <w:spacing w:val="1"/>
          <w:sz w:val="23"/>
          <w:szCs w:val="23"/>
        </w:rPr>
        <w:t>2</w:t>
      </w:r>
      <w:r>
        <w:rPr>
          <w:spacing w:val="2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"/>
          <w:sz w:val="23"/>
          <w:szCs w:val="23"/>
        </w:rPr>
        <w:t>对比矩阵是有缺口的。</w:t>
      </w:r>
    </w:p>
    <w:p w14:paraId="2A2C3F22">
      <w:pPr>
        <w:pStyle w:val="3"/>
        <w:spacing w:before="2" w:line="287" w:lineRule="auto"/>
        <w:ind w:left="5" w:right="114" w:firstLine="482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0"/>
          <w:sz w:val="23"/>
          <w:szCs w:val="23"/>
        </w:rPr>
        <w:t>二是随机种子的单一性。全部实验只用了</w:t>
      </w:r>
      <w:r>
        <w:rPr>
          <w:rFonts w:ascii="宋体" w:hAnsi="宋体" w:eastAsia="宋体" w:cs="宋体"/>
          <w:spacing w:val="-16"/>
          <w:sz w:val="23"/>
          <w:szCs w:val="23"/>
        </w:rPr>
        <w:t xml:space="preserve"> </w:t>
      </w:r>
      <w:r>
        <w:rPr>
          <w:sz w:val="23"/>
          <w:szCs w:val="23"/>
        </w:rPr>
        <w:t>seed</w:t>
      </w:r>
      <w:r>
        <w:rPr>
          <w:spacing w:val="10"/>
          <w:sz w:val="23"/>
          <w:szCs w:val="23"/>
        </w:rPr>
        <w:t>=42</w:t>
      </w:r>
      <w:r>
        <w:rPr>
          <w:rFonts w:ascii="宋体" w:hAnsi="宋体" w:eastAsia="宋体" w:cs="宋体"/>
          <w:spacing w:val="10"/>
          <w:sz w:val="23"/>
          <w:szCs w:val="23"/>
        </w:rPr>
        <w:t>，没有做多种子重复跑。这意味</w:t>
      </w:r>
      <w:r>
        <w:rPr>
          <w:rFonts w:ascii="宋体" w:hAnsi="宋体" w:eastAsia="宋体" w:cs="宋体"/>
          <w:spacing w:val="4"/>
          <w:sz w:val="23"/>
          <w:szCs w:val="23"/>
        </w:rPr>
        <w:t>着本文报告的所有数字都是点估计， 缺少方差信息，</w:t>
      </w:r>
      <w:r>
        <w:rPr>
          <w:rFonts w:ascii="宋体" w:hAnsi="宋体" w:eastAsia="宋体" w:cs="宋体"/>
          <w:spacing w:val="-57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4"/>
          <w:sz w:val="23"/>
          <w:szCs w:val="23"/>
        </w:rPr>
        <w:t>无法判断不同</w:t>
      </w:r>
      <w:r>
        <w:rPr>
          <w:rFonts w:ascii="宋体" w:hAnsi="宋体" w:eastAsia="宋体" w:cs="宋体"/>
          <w:spacing w:val="3"/>
          <w:sz w:val="23"/>
          <w:szCs w:val="23"/>
        </w:rPr>
        <w:t>方法之间的差距是不</w:t>
      </w:r>
      <w:r>
        <w:rPr>
          <w:rFonts w:ascii="宋体" w:hAnsi="宋体" w:eastAsia="宋体" w:cs="宋体"/>
          <w:spacing w:val="2"/>
          <w:sz w:val="23"/>
          <w:szCs w:val="23"/>
        </w:rPr>
        <w:t>是统计显著的。</w:t>
      </w:r>
    </w:p>
    <w:p w14:paraId="28BFC1C6">
      <w:pPr>
        <w:pStyle w:val="3"/>
        <w:spacing w:before="4" w:line="286" w:lineRule="auto"/>
        <w:ind w:right="114" w:firstLine="483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1"/>
          <w:sz w:val="23"/>
          <w:szCs w:val="23"/>
        </w:rPr>
        <w:t>三是</w:t>
      </w:r>
      <w:r>
        <w:rPr>
          <w:rFonts w:ascii="宋体" w:hAnsi="宋体" w:eastAsia="宋体" w:cs="宋体"/>
          <w:spacing w:val="-30"/>
          <w:sz w:val="23"/>
          <w:szCs w:val="23"/>
        </w:rPr>
        <w:t xml:space="preserve"> </w:t>
      </w:r>
      <w:r>
        <w:rPr>
          <w:sz w:val="23"/>
          <w:szCs w:val="23"/>
        </w:rPr>
        <w:t>ViT</w:t>
      </w:r>
      <w:r>
        <w:rPr>
          <w:spacing w:val="30"/>
          <w:sz w:val="23"/>
          <w:szCs w:val="23"/>
        </w:rPr>
        <w:t xml:space="preserve"> </w:t>
      </w:r>
      <w:r>
        <w:rPr>
          <w:sz w:val="23"/>
          <w:szCs w:val="23"/>
        </w:rPr>
        <w:t>Adapter</w:t>
      </w:r>
      <w:r>
        <w:rPr>
          <w:spacing w:val="33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1"/>
          <w:sz w:val="23"/>
          <w:szCs w:val="23"/>
        </w:rPr>
        <w:t>崩溃这件事只做了现象记录和原因推测。学习</w:t>
      </w:r>
      <w:r>
        <w:rPr>
          <w:rFonts w:ascii="宋体" w:hAnsi="宋体" w:eastAsia="宋体" w:cs="宋体"/>
          <w:spacing w:val="10"/>
          <w:sz w:val="23"/>
          <w:szCs w:val="23"/>
        </w:rPr>
        <w:t>率偏高（</w:t>
      </w:r>
      <w:r>
        <w:rPr>
          <w:spacing w:val="10"/>
          <w:sz w:val="23"/>
          <w:szCs w:val="23"/>
        </w:rPr>
        <w:t>1</w:t>
      </w:r>
      <w:r>
        <w:rPr>
          <w:spacing w:val="32"/>
          <w:w w:val="101"/>
          <w:sz w:val="23"/>
          <w:szCs w:val="23"/>
        </w:rPr>
        <w:t xml:space="preserve"> </w:t>
      </w:r>
      <w:r>
        <w:rPr>
          <w:i/>
          <w:iCs/>
          <w:spacing w:val="10"/>
          <w:sz w:val="23"/>
          <w:szCs w:val="23"/>
        </w:rPr>
        <w:t>×</w:t>
      </w:r>
      <w:r>
        <w:rPr>
          <w:i/>
          <w:iCs/>
          <w:spacing w:val="19"/>
          <w:sz w:val="23"/>
          <w:szCs w:val="23"/>
        </w:rPr>
        <w:t xml:space="preserve"> </w:t>
      </w:r>
      <w:r>
        <w:rPr>
          <w:spacing w:val="10"/>
          <w:sz w:val="23"/>
          <w:szCs w:val="23"/>
        </w:rPr>
        <w:t>10</w:t>
      </w:r>
      <w:r>
        <w:rPr>
          <w:i/>
          <w:iCs/>
          <w:spacing w:val="10"/>
          <w:position w:val="8"/>
          <w:sz w:val="15"/>
          <w:szCs w:val="15"/>
        </w:rPr>
        <w:t>—</w:t>
      </w:r>
      <w:r>
        <w:rPr>
          <w:spacing w:val="10"/>
          <w:position w:val="8"/>
          <w:sz w:val="15"/>
          <w:szCs w:val="15"/>
        </w:rPr>
        <w:t>3</w:t>
      </w:r>
      <w:r>
        <w:rPr>
          <w:position w:val="8"/>
          <w:sz w:val="15"/>
          <w:szCs w:val="15"/>
        </w:rPr>
        <w:t xml:space="preserve"> </w:t>
      </w:r>
      <w:r>
        <w:rPr>
          <w:sz w:val="23"/>
          <w:szCs w:val="23"/>
        </w:rPr>
        <w:t>vs</w:t>
      </w:r>
      <w:r>
        <w:rPr>
          <w:spacing w:val="5"/>
          <w:sz w:val="23"/>
          <w:szCs w:val="23"/>
        </w:rPr>
        <w:t>.</w:t>
      </w:r>
      <w:del w:id="268" w:author="刘华明" w:date="2026-10-15T17:57:52Z">
        <w:r>
          <w:rPr>
            <w:spacing w:val="5"/>
            <w:sz w:val="23"/>
            <w:szCs w:val="23"/>
          </w:rPr>
          <w:delText xml:space="preserve"> </w:delText>
        </w:r>
      </w:del>
      <w:del w:id="269" w:author="刘华明" w:date="2026-10-15T17:57:51Z">
        <w:r>
          <w:rPr>
            <w:spacing w:val="5"/>
            <w:sz w:val="23"/>
            <w:szCs w:val="23"/>
          </w:rPr>
          <w:delText xml:space="preserve"> </w:delText>
        </w:r>
      </w:del>
      <w:r>
        <w:rPr>
          <w:rFonts w:ascii="宋体" w:hAnsi="宋体" w:eastAsia="宋体" w:cs="宋体"/>
          <w:spacing w:val="5"/>
          <w:sz w:val="23"/>
          <w:szCs w:val="23"/>
        </w:rPr>
        <w:t xml:space="preserve">全量微调的 </w:t>
      </w:r>
      <w:r>
        <w:rPr>
          <w:spacing w:val="5"/>
          <w:sz w:val="23"/>
          <w:szCs w:val="23"/>
        </w:rPr>
        <w:t>1</w:t>
      </w:r>
      <w:r>
        <w:rPr>
          <w:spacing w:val="39"/>
          <w:sz w:val="23"/>
          <w:szCs w:val="23"/>
        </w:rPr>
        <w:t xml:space="preserve"> </w:t>
      </w:r>
      <w:r>
        <w:rPr>
          <w:i/>
          <w:iCs/>
          <w:spacing w:val="5"/>
          <w:sz w:val="23"/>
          <w:szCs w:val="23"/>
        </w:rPr>
        <w:t>×</w:t>
      </w:r>
      <w:r>
        <w:rPr>
          <w:i/>
          <w:iCs/>
          <w:spacing w:val="20"/>
          <w:w w:val="101"/>
          <w:sz w:val="23"/>
          <w:szCs w:val="23"/>
        </w:rPr>
        <w:t xml:space="preserve"> </w:t>
      </w:r>
      <w:r>
        <w:rPr>
          <w:spacing w:val="5"/>
          <w:sz w:val="23"/>
          <w:szCs w:val="23"/>
        </w:rPr>
        <w:t>10</w:t>
      </w:r>
      <w:r>
        <w:rPr>
          <w:i/>
          <w:iCs/>
          <w:spacing w:val="5"/>
          <w:position w:val="8"/>
          <w:sz w:val="15"/>
          <w:szCs w:val="15"/>
        </w:rPr>
        <w:t>—</w:t>
      </w:r>
      <w:r>
        <w:rPr>
          <w:spacing w:val="5"/>
          <w:position w:val="8"/>
          <w:sz w:val="15"/>
          <w:szCs w:val="15"/>
        </w:rPr>
        <w:t>4</w:t>
      </w:r>
      <w:r>
        <w:rPr>
          <w:rFonts w:ascii="宋体" w:hAnsi="宋体" w:eastAsia="宋体" w:cs="宋体"/>
          <w:spacing w:val="5"/>
          <w:sz w:val="23"/>
          <w:szCs w:val="23"/>
        </w:rPr>
        <w:t>）、</w:t>
      </w:r>
      <w:r>
        <w:rPr>
          <w:sz w:val="23"/>
          <w:szCs w:val="23"/>
        </w:rPr>
        <w:t>AMP</w:t>
      </w:r>
      <w:r>
        <w:rPr>
          <w:spacing w:val="3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5"/>
          <w:sz w:val="23"/>
          <w:szCs w:val="23"/>
        </w:rPr>
        <w:t>精度损失、初始化方式——这些可能是诱因，但到底</w:t>
      </w:r>
      <w:r>
        <w:rPr>
          <w:rFonts w:ascii="宋体" w:hAnsi="宋体" w:eastAsia="宋体" w:cs="宋体"/>
          <w:spacing w:val="4"/>
          <w:sz w:val="23"/>
          <w:szCs w:val="23"/>
        </w:rPr>
        <w:t>哪个是主因、它们各自贡献了多少，</w:t>
      </w:r>
      <w:r>
        <w:rPr>
          <w:rFonts w:ascii="宋体" w:hAnsi="宋体" w:eastAsia="宋体" w:cs="宋体"/>
          <w:spacing w:val="6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4"/>
          <w:sz w:val="23"/>
          <w:szCs w:val="23"/>
        </w:rPr>
        <w:t>没有通过消融实验来厘清。特别是</w:t>
      </w:r>
      <w:r>
        <w:rPr>
          <w:rFonts w:ascii="宋体" w:hAnsi="宋体" w:eastAsia="宋体" w:cs="宋体"/>
          <w:spacing w:val="3"/>
          <w:sz w:val="23"/>
          <w:szCs w:val="23"/>
        </w:rPr>
        <w:t>学习率这个变量</w:t>
      </w:r>
      <w:r>
        <w:rPr>
          <w:rFonts w:ascii="宋体" w:hAnsi="宋体" w:eastAsia="宋体" w:cs="宋体"/>
          <w:spacing w:val="6"/>
          <w:sz w:val="23"/>
          <w:szCs w:val="23"/>
        </w:rPr>
        <w:t>跟全量微调差了十倍，</w:t>
      </w:r>
      <w:r>
        <w:rPr>
          <w:rFonts w:ascii="宋体" w:hAnsi="宋体" w:eastAsia="宋体" w:cs="宋体"/>
          <w:spacing w:val="-18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6"/>
          <w:sz w:val="23"/>
          <w:szCs w:val="23"/>
        </w:rPr>
        <w:t>和架构因素混在一起，让归因变得不太干净。这个问题留给后续</w:t>
      </w:r>
      <w:r>
        <w:rPr>
          <w:rFonts w:ascii="宋体" w:hAnsi="宋体" w:eastAsia="宋体" w:cs="宋体"/>
          <w:spacing w:val="-4"/>
          <w:sz w:val="23"/>
          <w:szCs w:val="23"/>
        </w:rPr>
        <w:t>工作。</w:t>
      </w:r>
    </w:p>
    <w:p w14:paraId="7FCCB5EC">
      <w:pPr>
        <w:spacing w:before="8" w:line="289" w:lineRule="auto"/>
        <w:ind w:left="5" w:right="114" w:firstLine="49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3"/>
          <w:sz w:val="23"/>
          <w:szCs w:val="23"/>
        </w:rPr>
        <w:t>四是任务的多样性。本文只涉及图像分类，</w:t>
      </w:r>
      <w:r>
        <w:rPr>
          <w:rFonts w:ascii="宋体" w:hAnsi="宋体" w:eastAsia="宋体" w:cs="宋体"/>
          <w:spacing w:val="67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3"/>
          <w:sz w:val="23"/>
          <w:szCs w:val="23"/>
        </w:rPr>
        <w:t>结论在目标检</w:t>
      </w:r>
      <w:r>
        <w:rPr>
          <w:rFonts w:ascii="宋体" w:hAnsi="宋体" w:eastAsia="宋体" w:cs="宋体"/>
          <w:spacing w:val="2"/>
          <w:sz w:val="23"/>
          <w:szCs w:val="23"/>
        </w:rPr>
        <w:t>测、语义分割这类密集预</w:t>
      </w:r>
      <w:r>
        <w:rPr>
          <w:rFonts w:ascii="宋体" w:hAnsi="宋体" w:eastAsia="宋体" w:cs="宋体"/>
          <w:spacing w:val="5"/>
          <w:sz w:val="23"/>
          <w:szCs w:val="23"/>
        </w:rPr>
        <w:t>测任务上是否成立，还不清楚。</w:t>
      </w:r>
    </w:p>
    <w:p w14:paraId="566A300F">
      <w:pPr>
        <w:spacing w:line="340" w:lineRule="auto"/>
        <w:rPr>
          <w:rFonts w:ascii="Arial"/>
          <w:sz w:val="21"/>
        </w:rPr>
      </w:pPr>
    </w:p>
    <w:p w14:paraId="6B03DCAA">
      <w:pPr>
        <w:pStyle w:val="3"/>
        <w:spacing w:before="111" w:line="228" w:lineRule="auto"/>
        <w:ind w:left="3939"/>
        <w:outlineLvl w:val="0"/>
        <w:rPr>
          <w:rFonts w:ascii="黑体" w:hAnsi="黑体" w:eastAsia="黑体" w:cs="黑体"/>
          <w:sz w:val="34"/>
          <w:szCs w:val="34"/>
        </w:rPr>
      </w:pPr>
      <w:r>
        <w:rPr>
          <w:b/>
          <w:bCs/>
          <w:sz w:val="34"/>
          <w:szCs w:val="34"/>
        </w:rPr>
        <w:t>7</w:t>
      </w:r>
      <w:r>
        <w:rPr>
          <w:b/>
          <w:bCs/>
          <w:spacing w:val="4"/>
          <w:sz w:val="34"/>
          <w:szCs w:val="34"/>
        </w:rPr>
        <w:t xml:space="preserve"> </w:t>
      </w:r>
      <w:del w:id="270" w:author="刘华明" w:date="2026-10-15T17:58:11Z">
        <w:r>
          <w:rPr>
            <w:b/>
            <w:bCs/>
            <w:spacing w:val="4"/>
            <w:sz w:val="34"/>
            <w:szCs w:val="34"/>
          </w:rPr>
          <w:delText xml:space="preserve">   </w:delText>
        </w:r>
      </w:del>
      <w:r>
        <w:rPr>
          <w:rFonts w:ascii="黑体" w:hAnsi="黑体" w:eastAsia="黑体" w:cs="黑体"/>
          <w:sz w:val="34"/>
          <w:szCs w:val="34"/>
        </w:rPr>
        <w:t>结论</w:t>
      </w:r>
    </w:p>
    <w:p w14:paraId="1C2C7333">
      <w:pPr>
        <w:pStyle w:val="3"/>
        <w:spacing w:before="286" w:line="284" w:lineRule="auto"/>
        <w:ind w:firstLine="484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22"/>
          <w:sz w:val="23"/>
          <w:szCs w:val="23"/>
        </w:rPr>
        <w:t>本文在一个统一的实验框架里把</w:t>
      </w:r>
      <w:r>
        <w:rPr>
          <w:rFonts w:ascii="宋体" w:hAnsi="宋体" w:eastAsia="宋体" w:cs="宋体"/>
          <w:spacing w:val="-12"/>
          <w:sz w:val="23"/>
          <w:szCs w:val="23"/>
        </w:rPr>
        <w:t xml:space="preserve"> </w:t>
      </w:r>
      <w:r>
        <w:rPr>
          <w:sz w:val="23"/>
          <w:szCs w:val="23"/>
        </w:rPr>
        <w:t>From</w:t>
      </w:r>
      <w:r>
        <w:rPr>
          <w:spacing w:val="36"/>
          <w:sz w:val="23"/>
          <w:szCs w:val="23"/>
        </w:rPr>
        <w:t xml:space="preserve"> </w:t>
      </w:r>
      <w:r>
        <w:rPr>
          <w:sz w:val="23"/>
          <w:szCs w:val="23"/>
        </w:rPr>
        <w:t>Scratch</w:t>
      </w:r>
      <w:r>
        <w:rPr>
          <w:spacing w:val="-3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2"/>
          <w:sz w:val="23"/>
          <w:szCs w:val="23"/>
        </w:rPr>
        <w:t>、</w:t>
      </w:r>
      <w:r>
        <w:rPr>
          <w:sz w:val="23"/>
          <w:szCs w:val="23"/>
        </w:rPr>
        <w:t>Full</w:t>
      </w:r>
      <w:r>
        <w:rPr>
          <w:spacing w:val="33"/>
          <w:sz w:val="23"/>
          <w:szCs w:val="23"/>
        </w:rPr>
        <w:t xml:space="preserve"> </w:t>
      </w:r>
      <w:r>
        <w:rPr>
          <w:sz w:val="23"/>
          <w:szCs w:val="23"/>
        </w:rPr>
        <w:t>Fine</w:t>
      </w:r>
      <w:r>
        <w:rPr>
          <w:spacing w:val="22"/>
          <w:sz w:val="23"/>
          <w:szCs w:val="23"/>
        </w:rPr>
        <w:t>-</w:t>
      </w:r>
      <w:r>
        <w:rPr>
          <w:sz w:val="23"/>
          <w:szCs w:val="23"/>
        </w:rPr>
        <w:t>tuning</w:t>
      </w:r>
      <w:r>
        <w:rPr>
          <w:spacing w:val="-3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2"/>
          <w:sz w:val="23"/>
          <w:szCs w:val="23"/>
        </w:rPr>
        <w:t>、</w:t>
      </w:r>
      <w:r>
        <w:rPr>
          <w:sz w:val="23"/>
          <w:szCs w:val="23"/>
        </w:rPr>
        <w:t>Linear</w:t>
      </w:r>
      <w:r>
        <w:rPr>
          <w:spacing w:val="33"/>
          <w:sz w:val="23"/>
          <w:szCs w:val="23"/>
        </w:rPr>
        <w:t xml:space="preserve"> </w:t>
      </w:r>
      <w:r>
        <w:rPr>
          <w:sz w:val="23"/>
          <w:szCs w:val="23"/>
        </w:rPr>
        <w:t>Probing</w:t>
      </w:r>
      <w:r>
        <w:rPr>
          <w:rFonts w:ascii="宋体" w:hAnsi="宋体" w:eastAsia="宋体" w:cs="宋体"/>
          <w:spacing w:val="22"/>
          <w:sz w:val="23"/>
          <w:szCs w:val="23"/>
        </w:rPr>
        <w:t>、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sz w:val="23"/>
          <w:szCs w:val="23"/>
        </w:rPr>
        <w:t>Adapter</w:t>
      </w:r>
      <w:r>
        <w:rPr>
          <w:spacing w:val="4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Tuning</w:t>
      </w:r>
      <w:r>
        <w:rPr>
          <w:spacing w:val="16"/>
          <w:sz w:val="23"/>
          <w:szCs w:val="23"/>
        </w:rPr>
        <w:t xml:space="preserve">  </w:t>
      </w:r>
      <w:r>
        <w:rPr>
          <w:rFonts w:ascii="宋体" w:hAnsi="宋体" w:eastAsia="宋体" w:cs="宋体"/>
          <w:spacing w:val="16"/>
          <w:sz w:val="23"/>
          <w:szCs w:val="23"/>
        </w:rPr>
        <w:t>四种迁移学习策略放在一起做了系统比较。实验覆盖了</w:t>
      </w:r>
      <w:r>
        <w:rPr>
          <w:rFonts w:ascii="宋体" w:hAnsi="宋体" w:eastAsia="宋体" w:cs="宋体"/>
          <w:spacing w:val="15"/>
          <w:sz w:val="23"/>
          <w:szCs w:val="23"/>
        </w:rPr>
        <w:t xml:space="preserve"> </w:t>
      </w:r>
      <w:r>
        <w:rPr>
          <w:sz w:val="23"/>
          <w:szCs w:val="23"/>
        </w:rPr>
        <w:t>ResNet</w:t>
      </w:r>
      <w:r>
        <w:rPr>
          <w:spacing w:val="15"/>
          <w:sz w:val="23"/>
          <w:szCs w:val="23"/>
        </w:rPr>
        <w:t>-50</w:t>
      </w:r>
      <w:r>
        <w:rPr>
          <w:spacing w:val="46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5"/>
          <w:sz w:val="23"/>
          <w:szCs w:val="23"/>
        </w:rPr>
        <w:t>和</w:t>
      </w:r>
      <w:r>
        <w:rPr>
          <w:sz w:val="23"/>
          <w:szCs w:val="23"/>
        </w:rPr>
        <w:t>ViT</w:t>
      </w:r>
      <w:r>
        <w:rPr>
          <w:spacing w:val="9"/>
          <w:sz w:val="23"/>
          <w:szCs w:val="23"/>
        </w:rPr>
        <w:t>-B/16</w:t>
      </w:r>
      <w:r>
        <w:rPr>
          <w:spacing w:val="2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9"/>
          <w:sz w:val="23"/>
          <w:szCs w:val="23"/>
        </w:rPr>
        <w:t>两种骨架、</w:t>
      </w:r>
      <w:r>
        <w:rPr>
          <w:sz w:val="23"/>
          <w:szCs w:val="23"/>
        </w:rPr>
        <w:t>SVHN</w:t>
      </w:r>
      <w:r>
        <w:rPr>
          <w:spacing w:val="28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9"/>
          <w:sz w:val="23"/>
          <w:szCs w:val="23"/>
        </w:rPr>
        <w:t>和</w:t>
      </w:r>
      <w:r>
        <w:rPr>
          <w:rFonts w:ascii="宋体" w:hAnsi="宋体" w:eastAsia="宋体" w:cs="宋体"/>
          <w:spacing w:val="-26"/>
          <w:sz w:val="23"/>
          <w:szCs w:val="23"/>
        </w:rPr>
        <w:t xml:space="preserve"> </w:t>
      </w:r>
      <w:r>
        <w:rPr>
          <w:sz w:val="23"/>
          <w:szCs w:val="23"/>
        </w:rPr>
        <w:t>CIFAR</w:t>
      </w:r>
      <w:r>
        <w:rPr>
          <w:spacing w:val="9"/>
          <w:sz w:val="23"/>
          <w:szCs w:val="23"/>
        </w:rPr>
        <w:t>-100</w:t>
      </w:r>
      <w:r>
        <w:rPr>
          <w:spacing w:val="28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9"/>
          <w:sz w:val="23"/>
          <w:szCs w:val="23"/>
        </w:rPr>
        <w:t>两个数据集，</w:t>
      </w:r>
      <w:r>
        <w:rPr>
          <w:rFonts w:ascii="宋体" w:hAnsi="宋体" w:eastAsia="宋体" w:cs="宋体"/>
          <w:spacing w:val="-6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9"/>
          <w:sz w:val="23"/>
          <w:szCs w:val="23"/>
        </w:rPr>
        <w:t>从精度、参数效率和</w:t>
      </w:r>
      <w:r>
        <w:rPr>
          <w:rFonts w:ascii="宋体" w:hAnsi="宋体" w:eastAsia="宋体" w:cs="宋体"/>
          <w:spacing w:val="8"/>
          <w:sz w:val="23"/>
          <w:szCs w:val="23"/>
        </w:rPr>
        <w:t>训练成本</w:t>
      </w:r>
      <w:r>
        <w:rPr>
          <w:rFonts w:ascii="宋体" w:hAnsi="宋体" w:eastAsia="宋体" w:cs="宋体"/>
          <w:spacing w:val="7"/>
          <w:sz w:val="23"/>
          <w:szCs w:val="23"/>
        </w:rPr>
        <w:t>三个角度来考察，最后能归结出四条主要的结论。</w:t>
      </w:r>
    </w:p>
    <w:p w14:paraId="1D6A53BE">
      <w:pPr>
        <w:pStyle w:val="3"/>
        <w:spacing w:before="23" w:line="287" w:lineRule="auto"/>
        <w:ind w:left="4" w:right="114" w:firstLine="479"/>
        <w:jc w:val="both"/>
        <w:rPr>
          <w:del w:id="271" w:author="刘华明" w:date="2026-10-15T17:58:49Z"/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3"/>
          <w:sz w:val="23"/>
          <w:szCs w:val="23"/>
        </w:rPr>
        <w:t>第一，预训练对</w:t>
      </w:r>
      <w:r>
        <w:rPr>
          <w:rFonts w:ascii="宋体" w:hAnsi="宋体" w:eastAsia="宋体" w:cs="宋体"/>
          <w:spacing w:val="-20"/>
          <w:sz w:val="23"/>
          <w:szCs w:val="23"/>
        </w:rPr>
        <w:t xml:space="preserve"> </w:t>
      </w:r>
      <w:r>
        <w:rPr>
          <w:sz w:val="23"/>
          <w:szCs w:val="23"/>
        </w:rPr>
        <w:t>ViT</w:t>
      </w:r>
      <w:r>
        <w:rPr>
          <w:spacing w:val="43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3"/>
          <w:sz w:val="23"/>
          <w:szCs w:val="23"/>
        </w:rPr>
        <w:t>来说不是锦上添花，是必需的。</w:t>
      </w:r>
      <w:r>
        <w:rPr>
          <w:sz w:val="23"/>
          <w:szCs w:val="23"/>
        </w:rPr>
        <w:t>ViT</w:t>
      </w:r>
      <w:r>
        <w:rPr>
          <w:spacing w:val="12"/>
          <w:sz w:val="23"/>
          <w:szCs w:val="23"/>
        </w:rPr>
        <w:t>-B/16</w:t>
      </w:r>
      <w:r>
        <w:rPr>
          <w:spacing w:val="41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2"/>
          <w:sz w:val="23"/>
          <w:szCs w:val="23"/>
        </w:rPr>
        <w:t xml:space="preserve">在 </w:t>
      </w:r>
      <w:r>
        <w:rPr>
          <w:sz w:val="23"/>
          <w:szCs w:val="23"/>
        </w:rPr>
        <w:t>CIFAR</w:t>
      </w:r>
      <w:r>
        <w:rPr>
          <w:spacing w:val="12"/>
          <w:sz w:val="23"/>
          <w:szCs w:val="23"/>
        </w:rPr>
        <w:t>-100</w:t>
      </w:r>
      <w:r>
        <w:rPr>
          <w:spacing w:val="4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2"/>
          <w:sz w:val="23"/>
          <w:szCs w:val="23"/>
        </w:rPr>
        <w:t>上</w:t>
      </w:r>
      <w:r>
        <w:rPr>
          <w:rFonts w:ascii="宋体" w:hAnsi="宋体" w:eastAsia="宋体" w:cs="宋体"/>
          <w:spacing w:val="10"/>
          <w:sz w:val="23"/>
          <w:szCs w:val="23"/>
        </w:rPr>
        <w:t xml:space="preserve">从头训练的第 </w:t>
      </w:r>
      <w:r>
        <w:rPr>
          <w:spacing w:val="10"/>
          <w:sz w:val="23"/>
          <w:szCs w:val="23"/>
        </w:rPr>
        <w:t>12</w:t>
      </w:r>
      <w:r>
        <w:rPr>
          <w:spacing w:val="4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0"/>
          <w:sz w:val="23"/>
          <w:szCs w:val="23"/>
        </w:rPr>
        <w:t>轮就发散成了</w:t>
      </w:r>
      <w:r>
        <w:rPr>
          <w:rFonts w:ascii="宋体" w:hAnsi="宋体" w:eastAsia="宋体" w:cs="宋体"/>
          <w:spacing w:val="-20"/>
          <w:sz w:val="23"/>
          <w:szCs w:val="23"/>
        </w:rPr>
        <w:t xml:space="preserve"> </w:t>
      </w:r>
      <w:r>
        <w:rPr>
          <w:sz w:val="23"/>
          <w:szCs w:val="23"/>
        </w:rPr>
        <w:t>NaN</w:t>
      </w:r>
      <w:r>
        <w:rPr>
          <w:rFonts w:ascii="宋体" w:hAnsi="宋体" w:eastAsia="宋体" w:cs="宋体"/>
          <w:spacing w:val="10"/>
          <w:sz w:val="23"/>
          <w:szCs w:val="23"/>
        </w:rPr>
        <w:t>，完全训不出来；换成</w:t>
      </w:r>
      <w:r>
        <w:rPr>
          <w:rFonts w:ascii="宋体" w:hAnsi="宋体" w:eastAsia="宋体" w:cs="宋体"/>
          <w:spacing w:val="-20"/>
          <w:sz w:val="23"/>
          <w:szCs w:val="23"/>
        </w:rPr>
        <w:t xml:space="preserve"> </w:t>
      </w:r>
      <w:r>
        <w:rPr>
          <w:sz w:val="23"/>
          <w:szCs w:val="23"/>
        </w:rPr>
        <w:t>ImageNet</w:t>
      </w:r>
      <w:r>
        <w:rPr>
          <w:spacing w:val="10"/>
          <w:sz w:val="23"/>
          <w:szCs w:val="23"/>
        </w:rPr>
        <w:t>-21k</w:t>
      </w:r>
      <w:r>
        <w:rPr>
          <w:spacing w:val="57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0"/>
          <w:sz w:val="23"/>
          <w:szCs w:val="23"/>
        </w:rPr>
        <w:t>的预训练权</w:t>
      </w:r>
      <w:r>
        <w:rPr>
          <w:rFonts w:ascii="宋体" w:hAnsi="宋体" w:eastAsia="宋体" w:cs="宋体"/>
          <w:spacing w:val="3"/>
          <w:sz w:val="23"/>
          <w:szCs w:val="23"/>
        </w:rPr>
        <w:t>重，全量微调立刻到</w:t>
      </w:r>
      <w:r>
        <w:rPr>
          <w:rFonts w:ascii="宋体" w:hAnsi="宋体" w:eastAsia="宋体" w:cs="宋体"/>
          <w:spacing w:val="-20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88.19%</w:t>
      </w:r>
      <w:r>
        <w:rPr>
          <w:spacing w:val="-2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3"/>
          <w:sz w:val="23"/>
          <w:szCs w:val="23"/>
        </w:rPr>
        <w:t>。</w:t>
      </w:r>
      <w:r>
        <w:rPr>
          <w:sz w:val="23"/>
          <w:szCs w:val="23"/>
        </w:rPr>
        <w:t>ResNet</w:t>
      </w:r>
      <w:r>
        <w:rPr>
          <w:spacing w:val="3"/>
          <w:sz w:val="23"/>
          <w:szCs w:val="23"/>
        </w:rPr>
        <w:t>-50</w:t>
      </w:r>
      <w:r>
        <w:rPr>
          <w:spacing w:val="48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3"/>
          <w:sz w:val="23"/>
          <w:szCs w:val="23"/>
        </w:rPr>
        <w:t>的表现不一样——即使完全没有预训练， 它在</w:t>
      </w:r>
      <w:r>
        <w:rPr>
          <w:sz w:val="23"/>
          <w:szCs w:val="23"/>
        </w:rPr>
        <w:t>CIFAR</w:t>
      </w:r>
      <w:r>
        <w:rPr>
          <w:spacing w:val="9"/>
          <w:sz w:val="23"/>
          <w:szCs w:val="23"/>
        </w:rPr>
        <w:t>-100</w:t>
      </w:r>
      <w:r>
        <w:rPr>
          <w:spacing w:val="50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9"/>
          <w:sz w:val="23"/>
          <w:szCs w:val="23"/>
        </w:rPr>
        <w:t xml:space="preserve">上还能走通，拿到 </w:t>
      </w:r>
      <w:r>
        <w:rPr>
          <w:spacing w:val="9"/>
          <w:sz w:val="23"/>
          <w:szCs w:val="23"/>
        </w:rPr>
        <w:t>71.11%</w:t>
      </w:r>
      <w:r>
        <w:rPr>
          <w:rFonts w:ascii="宋体" w:hAnsi="宋体" w:eastAsia="宋体" w:cs="宋体"/>
          <w:spacing w:val="9"/>
          <w:sz w:val="23"/>
          <w:szCs w:val="23"/>
        </w:rPr>
        <w:t>。这两条线合在一起，说明卷积的局部归纳偏置</w:t>
      </w:r>
      <w:r>
        <w:rPr>
          <w:rFonts w:ascii="宋体" w:hAnsi="宋体" w:eastAsia="宋体" w:cs="宋体"/>
          <w:spacing w:val="11"/>
          <w:sz w:val="23"/>
          <w:szCs w:val="23"/>
        </w:rPr>
        <w:t>在数据紧张的时候起了一种兜底的作用，而</w:t>
      </w:r>
      <w:r>
        <w:rPr>
          <w:rFonts w:ascii="宋体" w:hAnsi="宋体" w:eastAsia="宋体" w:cs="宋体"/>
          <w:spacing w:val="-23"/>
          <w:sz w:val="23"/>
          <w:szCs w:val="23"/>
        </w:rPr>
        <w:t xml:space="preserve"> </w:t>
      </w:r>
      <w:r>
        <w:rPr>
          <w:sz w:val="23"/>
          <w:szCs w:val="23"/>
        </w:rPr>
        <w:t>Transformer</w:t>
      </w:r>
      <w:r>
        <w:rPr>
          <w:spacing w:val="50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1"/>
          <w:sz w:val="23"/>
          <w:szCs w:val="23"/>
        </w:rPr>
        <w:t>的全局注意力机制缺了预训练</w:t>
      </w:r>
      <w:r>
        <w:rPr>
          <w:rFonts w:ascii="宋体" w:hAnsi="宋体" w:eastAsia="宋体" w:cs="宋体"/>
          <w:spacing w:val="4"/>
          <w:sz w:val="23"/>
          <w:szCs w:val="23"/>
        </w:rPr>
        <w:t>这个前提就很难站住。</w:t>
      </w:r>
    </w:p>
    <w:p w14:paraId="1D6A53BE">
      <w:pPr>
        <w:pStyle w:val="3"/>
        <w:spacing w:before="23"/>
        <w:ind w:left="4" w:right="114" w:firstLine="479"/>
        <w:jc w:val="both"/>
        <w:rPr>
          <w:ins w:id="273" w:author="刘华明" w:date="2026-10-15T17:58:51Z"/>
          <w:rFonts w:ascii="宋体" w:hAnsi="宋体" w:eastAsia="宋体" w:cs="宋体"/>
          <w:sz w:val="23"/>
          <w:szCs w:val="23"/>
        </w:rPr>
        <w:pPrChange w:id="272" w:author="刘华明" w:date="2026-10-15T17:58:49Z">
          <w:pPr>
            <w:spacing w:line="287" w:lineRule="auto"/>
          </w:pPr>
        </w:pPrChange>
      </w:pPr>
    </w:p>
    <w:p w14:paraId="7F109FA3">
      <w:pPr>
        <w:pStyle w:val="3"/>
        <w:spacing w:before="23"/>
        <w:ind w:left="4" w:right="114" w:firstLine="479"/>
        <w:jc w:val="both"/>
        <w:rPr>
          <w:del w:id="275" w:author="刘华明" w:date="2026-10-15T17:58:35Z"/>
          <w:rFonts w:ascii="宋体" w:hAnsi="宋体" w:eastAsia="宋体" w:cs="宋体"/>
          <w:sz w:val="23"/>
          <w:szCs w:val="23"/>
        </w:rPr>
        <w:sectPr>
          <w:pgSz w:w="11906" w:h="16838"/>
          <w:pgMar w:top="400" w:right="1302" w:bottom="400" w:left="1421" w:header="0" w:footer="0" w:gutter="0"/>
          <w:cols w:space="720" w:num="1"/>
        </w:sectPr>
        <w:pPrChange w:id="274" w:author="刘华明" w:date="2026-10-15T17:58:49Z">
          <w:pPr>
            <w:spacing w:line="287" w:lineRule="auto"/>
          </w:pPr>
        </w:pPrChange>
      </w:pPr>
    </w:p>
    <w:p w14:paraId="1D6A53BE">
      <w:pPr>
        <w:pStyle w:val="3"/>
        <w:spacing w:before="23" w:line="287" w:lineRule="auto"/>
        <w:ind w:left="4" w:right="114" w:firstLine="479"/>
        <w:jc w:val="both"/>
        <w:rPr>
          <w:del w:id="277" w:author="刘华明" w:date="2026-10-15T17:58:40Z"/>
          <w:rFonts w:ascii="Arial"/>
          <w:sz w:val="21"/>
        </w:rPr>
        <w:pPrChange w:id="276" w:author="刘华明" w:date="2026-10-15T17:58:49Z">
          <w:pPr>
            <w:pStyle w:val="3"/>
            <w:spacing w:before="314" w:line="234" w:lineRule="auto"/>
          </w:pPr>
        </w:pPrChange>
      </w:pPr>
      <w:del w:id="278" w:author="刘华明" w:date="2026-10-15T17:58:36Z">
        <w:r>
          <w:rPr>
            <w:rFonts w:ascii="楷体" w:hAnsi="楷体" w:eastAsia="楷体" w:cs="楷体"/>
            <w:spacing w:val="3"/>
            <w:sz w:val="23"/>
            <w:szCs w:val="23"/>
          </w:rPr>
          <w:delText xml:space="preserve"> </w:delText>
        </w:r>
      </w:del>
      <w:del w:id="279" w:author="刘华明" w:date="2026-10-15T17:58:37Z">
        <w:r>
          <w:rPr>
            <w:rFonts w:ascii="楷体" w:hAnsi="楷体" w:eastAsia="楷体" w:cs="楷体"/>
            <w:spacing w:val="3"/>
            <w:sz w:val="23"/>
            <w:szCs w:val="23"/>
          </w:rPr>
          <w:delText xml:space="preserve">   </w:delText>
        </w:r>
      </w:del>
      <w:del w:id="280" w:author="刘华明" w:date="2026-10-15T17:58:38Z">
        <w:r>
          <w:rPr>
            <w:rFonts w:ascii="楷体" w:hAnsi="楷体" w:eastAsia="楷体" w:cs="楷体"/>
            <w:spacing w:val="3"/>
            <w:sz w:val="23"/>
            <w:szCs w:val="23"/>
          </w:rPr>
          <w:delText xml:space="preserve">             </w:delText>
        </w:r>
      </w:del>
      <w:del w:id="281" w:author="刘华明" w:date="2026-10-15T17:58:39Z">
        <w:r>
          <w:rPr>
            <w:rFonts w:ascii="楷体" w:hAnsi="楷体" w:eastAsia="楷体" w:cs="楷体"/>
            <w:spacing w:val="3"/>
            <w:sz w:val="23"/>
            <w:szCs w:val="23"/>
          </w:rPr>
          <w:delText xml:space="preserve">                            </w:delText>
        </w:r>
      </w:del>
      <w:del w:id="282" w:author="刘华明" w:date="2026-10-15T17:58:40Z">
        <w:r>
          <w:rPr>
            <w:rFonts w:ascii="楷体" w:hAnsi="楷体" w:eastAsia="楷体" w:cs="楷体"/>
            <w:spacing w:val="3"/>
            <w:sz w:val="23"/>
            <w:szCs w:val="23"/>
          </w:rPr>
          <w:delText xml:space="preserve">                  </w:delText>
        </w:r>
      </w:del>
    </w:p>
    <w:p w14:paraId="1D6A53BE">
      <w:pPr>
        <w:pStyle w:val="3"/>
        <w:spacing w:before="23" w:line="287" w:lineRule="auto"/>
        <w:ind w:left="4" w:right="114" w:firstLine="479"/>
        <w:jc w:val="both"/>
        <w:rPr>
          <w:rFonts w:ascii="宋体" w:hAnsi="宋体" w:eastAsia="宋体" w:cs="宋体"/>
          <w:sz w:val="23"/>
          <w:szCs w:val="23"/>
        </w:rPr>
        <w:pPrChange w:id="283" w:author="刘华明" w:date="2026-10-15T17:58:49Z">
          <w:pPr>
            <w:pStyle w:val="3"/>
            <w:spacing w:before="74" w:line="287" w:lineRule="auto"/>
            <w:ind w:firstLine="479"/>
          </w:pPr>
        </w:pPrChange>
      </w:pPr>
      <w:r>
        <w:rPr>
          <w:rFonts w:ascii="宋体" w:hAnsi="宋体" w:eastAsia="宋体" w:cs="宋体"/>
          <w:spacing w:val="1"/>
          <w:sz w:val="23"/>
          <w:szCs w:val="23"/>
        </w:rPr>
        <w:t>第二，当预训练特征本身很强的时候，少更新参数反而可能是更好</w:t>
      </w:r>
      <w:r>
        <w:rPr>
          <w:rFonts w:ascii="宋体" w:hAnsi="宋体" w:eastAsia="宋体" w:cs="宋体"/>
          <w:sz w:val="23"/>
          <w:szCs w:val="23"/>
        </w:rPr>
        <w:t>的策略。</w:t>
      </w:r>
      <w:r>
        <w:rPr>
          <w:rFonts w:ascii="宋体" w:hAnsi="宋体" w:eastAsia="宋体" w:cs="宋体"/>
          <w:spacing w:val="-47"/>
          <w:sz w:val="23"/>
          <w:szCs w:val="23"/>
        </w:rPr>
        <w:t xml:space="preserve"> </w:t>
      </w:r>
      <w:r>
        <w:rPr>
          <w:sz w:val="23"/>
          <w:szCs w:val="23"/>
        </w:rPr>
        <w:t>ViT-B/16</w:t>
      </w:r>
      <w:r>
        <w:rPr>
          <w:rFonts w:ascii="宋体" w:hAnsi="宋体" w:eastAsia="宋体" w:cs="宋体"/>
          <w:spacing w:val="3"/>
          <w:sz w:val="23"/>
          <w:szCs w:val="23"/>
        </w:rPr>
        <w:t>在</w:t>
      </w:r>
      <w:r>
        <w:rPr>
          <w:rFonts w:ascii="宋体" w:hAnsi="宋体" w:eastAsia="宋体" w:cs="宋体"/>
          <w:spacing w:val="-24"/>
          <w:sz w:val="23"/>
          <w:szCs w:val="23"/>
        </w:rPr>
        <w:t xml:space="preserve"> </w:t>
      </w:r>
      <w:r>
        <w:rPr>
          <w:sz w:val="23"/>
          <w:szCs w:val="23"/>
        </w:rPr>
        <w:t>CIFAR</w:t>
      </w:r>
      <w:r>
        <w:rPr>
          <w:spacing w:val="3"/>
          <w:sz w:val="23"/>
          <w:szCs w:val="23"/>
        </w:rPr>
        <w:t>-100</w:t>
      </w:r>
      <w:r>
        <w:rPr>
          <w:spacing w:val="31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3"/>
          <w:sz w:val="23"/>
          <w:szCs w:val="23"/>
        </w:rPr>
        <w:t>上用</w:t>
      </w:r>
      <w:r>
        <w:rPr>
          <w:rFonts w:ascii="宋体" w:hAnsi="宋体" w:eastAsia="宋体" w:cs="宋体"/>
          <w:spacing w:val="-28"/>
          <w:sz w:val="23"/>
          <w:szCs w:val="23"/>
        </w:rPr>
        <w:t xml:space="preserve"> </w:t>
      </w:r>
      <w:r>
        <w:rPr>
          <w:sz w:val="23"/>
          <w:szCs w:val="23"/>
        </w:rPr>
        <w:t>Linear</w:t>
      </w:r>
      <w:r>
        <w:rPr>
          <w:spacing w:val="29"/>
          <w:sz w:val="23"/>
          <w:szCs w:val="23"/>
        </w:rPr>
        <w:t xml:space="preserve"> </w:t>
      </w:r>
      <w:r>
        <w:rPr>
          <w:sz w:val="23"/>
          <w:szCs w:val="23"/>
        </w:rPr>
        <w:t>Probing</w:t>
      </w:r>
      <w:r>
        <w:rPr>
          <w:spacing w:val="43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3"/>
          <w:sz w:val="23"/>
          <w:szCs w:val="23"/>
        </w:rPr>
        <w:t>只动了</w:t>
      </w:r>
      <w:r>
        <w:rPr>
          <w:rFonts w:ascii="宋体" w:hAnsi="宋体" w:eastAsia="宋体" w:cs="宋体"/>
          <w:spacing w:val="-28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0.09%</w:t>
      </w:r>
      <w:r>
        <w:rPr>
          <w:spacing w:val="48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3"/>
          <w:sz w:val="23"/>
          <w:szCs w:val="23"/>
        </w:rPr>
        <w:t>的参数（</w:t>
      </w:r>
      <w:r>
        <w:rPr>
          <w:spacing w:val="3"/>
          <w:sz w:val="23"/>
          <w:szCs w:val="23"/>
        </w:rPr>
        <w:t>76,900</w:t>
      </w:r>
      <w:r>
        <w:rPr>
          <w:spacing w:val="2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3"/>
          <w:sz w:val="23"/>
          <w:szCs w:val="23"/>
        </w:rPr>
        <w:t>个</w:t>
      </w:r>
      <w:r>
        <w:rPr>
          <w:rFonts w:ascii="宋体" w:hAnsi="宋体" w:eastAsia="宋体" w:cs="宋体"/>
          <w:spacing w:val="-13"/>
          <w:sz w:val="23"/>
          <w:szCs w:val="23"/>
        </w:rPr>
        <w:t>），</w:t>
      </w:r>
      <w:r>
        <w:rPr>
          <w:rFonts w:ascii="宋体" w:hAnsi="宋体" w:eastAsia="宋体" w:cs="宋体"/>
          <w:spacing w:val="3"/>
          <w:sz w:val="23"/>
          <w:szCs w:val="23"/>
        </w:rPr>
        <w:t>准确率</w:t>
      </w:r>
      <w:r>
        <w:rPr>
          <w:rFonts w:ascii="宋体" w:hAnsi="宋体" w:eastAsia="宋体" w:cs="宋体"/>
          <w:spacing w:val="-29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88.65%</w:t>
      </w:r>
      <w:r>
        <w:rPr>
          <w:rFonts w:ascii="宋体" w:hAnsi="宋体" w:eastAsia="宋体" w:cs="宋体"/>
          <w:spacing w:val="3"/>
          <w:sz w:val="23"/>
          <w:szCs w:val="23"/>
        </w:rPr>
        <w:t>，</w:t>
      </w:r>
      <w:r>
        <w:rPr>
          <w:rFonts w:ascii="宋体" w:hAnsi="宋体" w:eastAsia="宋体" w:cs="宋体"/>
          <w:spacing w:val="1"/>
          <w:sz w:val="23"/>
          <w:szCs w:val="23"/>
        </w:rPr>
        <w:t>不仅没输给全量微调的</w:t>
      </w:r>
      <w:r>
        <w:rPr>
          <w:rFonts w:ascii="宋体" w:hAnsi="宋体" w:eastAsia="宋体" w:cs="宋体"/>
          <w:spacing w:val="-33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88.19%</w:t>
      </w:r>
      <w:r>
        <w:rPr>
          <w:rFonts w:ascii="宋体" w:hAnsi="宋体" w:eastAsia="宋体" w:cs="宋体"/>
          <w:spacing w:val="1"/>
          <w:sz w:val="23"/>
          <w:szCs w:val="23"/>
        </w:rPr>
        <w:t>，训练还快了</w:t>
      </w:r>
      <w:r>
        <w:rPr>
          <w:rFonts w:ascii="宋体" w:hAnsi="宋体" w:eastAsia="宋体" w:cs="宋体"/>
          <w:spacing w:val="-3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28%</w:t>
      </w:r>
      <w:r>
        <w:rPr>
          <w:rFonts w:ascii="宋体" w:hAnsi="宋体" w:eastAsia="宋体" w:cs="宋体"/>
          <w:sz w:val="23"/>
          <w:szCs w:val="23"/>
        </w:rPr>
        <w:t>。换句话说，</w:t>
      </w:r>
      <w:r>
        <w:rPr>
          <w:rFonts w:ascii="宋体" w:hAnsi="宋体" w:eastAsia="宋体" w:cs="宋体"/>
          <w:spacing w:val="34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</w:rPr>
        <w:t>在这个设置下，全量微调</w:t>
      </w:r>
      <w:r>
        <w:rPr>
          <w:rFonts w:ascii="宋体" w:hAnsi="宋体" w:eastAsia="宋体" w:cs="宋体"/>
          <w:spacing w:val="8"/>
          <w:sz w:val="23"/>
          <w:szCs w:val="23"/>
        </w:rPr>
        <w:t>多更新那</w:t>
      </w:r>
      <w:r>
        <w:rPr>
          <w:rFonts w:ascii="宋体" w:hAnsi="宋体" w:eastAsia="宋体" w:cs="宋体"/>
          <w:spacing w:val="-15"/>
          <w:sz w:val="23"/>
          <w:szCs w:val="23"/>
        </w:rPr>
        <w:t xml:space="preserve"> </w:t>
      </w:r>
      <w:r>
        <w:rPr>
          <w:spacing w:val="8"/>
          <w:sz w:val="23"/>
          <w:szCs w:val="23"/>
        </w:rPr>
        <w:t>99.91%</w:t>
      </w:r>
      <w:r>
        <w:rPr>
          <w:spacing w:val="54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8"/>
          <w:sz w:val="23"/>
          <w:szCs w:val="23"/>
        </w:rPr>
        <w:t>的参数除了费时间之外，并没有换来任何精度上的好处，反而有轻微</w:t>
      </w:r>
      <w:r>
        <w:rPr>
          <w:rFonts w:ascii="宋体" w:hAnsi="宋体" w:eastAsia="宋体" w:cs="宋体"/>
          <w:spacing w:val="2"/>
          <w:sz w:val="23"/>
          <w:szCs w:val="23"/>
        </w:rPr>
        <w:t>过拟合的风险。</w:t>
      </w:r>
    </w:p>
    <w:p w14:paraId="58FEF026">
      <w:pPr>
        <w:pStyle w:val="3"/>
        <w:spacing w:before="4" w:line="286" w:lineRule="auto"/>
        <w:ind w:left="1" w:right="114" w:firstLine="478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7"/>
          <w:sz w:val="23"/>
          <w:szCs w:val="23"/>
        </w:rPr>
        <w:t>第三，</w:t>
      </w:r>
      <w:r>
        <w:rPr>
          <w:sz w:val="23"/>
          <w:szCs w:val="23"/>
        </w:rPr>
        <w:t>Adapter</w:t>
      </w:r>
      <w:r>
        <w:rPr>
          <w:spacing w:val="44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</w:rPr>
        <w:t>不是一个</w:t>
      </w:r>
      <w:r>
        <w:rPr>
          <w:rFonts w:hint="eastAsia" w:eastAsia="宋体"/>
          <w:spacing w:val="7"/>
          <w:sz w:val="23"/>
          <w:szCs w:val="23"/>
          <w:lang w:eastAsia="zh-CN"/>
        </w:rPr>
        <w:t>“</w:t>
      </w:r>
      <w:r>
        <w:rPr>
          <w:spacing w:val="2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</w:rPr>
        <w:t>哪都能用</w:t>
      </w:r>
      <w:r>
        <w:rPr>
          <w:rFonts w:hint="eastAsia" w:eastAsia="宋体"/>
          <w:spacing w:val="7"/>
          <w:sz w:val="23"/>
          <w:szCs w:val="23"/>
          <w:lang w:eastAsia="zh-CN"/>
        </w:rPr>
        <w:t>”</w:t>
      </w:r>
      <w:r>
        <w:rPr>
          <w:rFonts w:ascii="宋体" w:hAnsi="宋体" w:eastAsia="宋体" w:cs="宋体"/>
          <w:spacing w:val="7"/>
          <w:sz w:val="23"/>
          <w:szCs w:val="23"/>
        </w:rPr>
        <w:t>的方法，它跟架构的匹配程度远比想象中的重</w:t>
      </w:r>
      <w:r>
        <w:rPr>
          <w:rFonts w:ascii="宋体" w:hAnsi="宋体" w:eastAsia="宋体" w:cs="宋体"/>
          <w:spacing w:val="11"/>
          <w:sz w:val="23"/>
          <w:szCs w:val="23"/>
        </w:rPr>
        <w:t>要。</w:t>
      </w:r>
      <w:r>
        <w:rPr>
          <w:sz w:val="23"/>
          <w:szCs w:val="23"/>
        </w:rPr>
        <w:t>ResNet</w:t>
      </w:r>
      <w:r>
        <w:rPr>
          <w:spacing w:val="11"/>
          <w:sz w:val="23"/>
          <w:szCs w:val="23"/>
        </w:rPr>
        <w:t>-50+</w:t>
      </w:r>
      <w:r>
        <w:rPr>
          <w:sz w:val="23"/>
          <w:szCs w:val="23"/>
        </w:rPr>
        <w:t>SVHN</w:t>
      </w:r>
      <w:r>
        <w:rPr>
          <w:spacing w:val="28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1"/>
          <w:sz w:val="23"/>
          <w:szCs w:val="23"/>
        </w:rPr>
        <w:t>这个组合里</w:t>
      </w:r>
      <w:r>
        <w:rPr>
          <w:rFonts w:ascii="宋体" w:hAnsi="宋体" w:eastAsia="宋体" w:cs="宋体"/>
          <w:spacing w:val="-33"/>
          <w:sz w:val="23"/>
          <w:szCs w:val="23"/>
        </w:rPr>
        <w:t xml:space="preserve"> </w:t>
      </w:r>
      <w:r>
        <w:rPr>
          <w:sz w:val="23"/>
          <w:szCs w:val="23"/>
        </w:rPr>
        <w:t>Adapter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1"/>
          <w:sz w:val="23"/>
          <w:szCs w:val="23"/>
        </w:rPr>
        <w:t>拿了</w:t>
      </w:r>
      <w:r>
        <w:rPr>
          <w:rFonts w:ascii="宋体" w:hAnsi="宋体" w:eastAsia="宋体" w:cs="宋体"/>
          <w:spacing w:val="-31"/>
          <w:sz w:val="23"/>
          <w:szCs w:val="23"/>
        </w:rPr>
        <w:t xml:space="preserve"> </w:t>
      </w:r>
      <w:r>
        <w:rPr>
          <w:spacing w:val="11"/>
          <w:sz w:val="23"/>
          <w:szCs w:val="23"/>
        </w:rPr>
        <w:t>96.25%</w:t>
      </w:r>
      <w:r>
        <w:rPr>
          <w:rFonts w:ascii="宋体" w:hAnsi="宋体" w:eastAsia="宋体" w:cs="宋体"/>
          <w:spacing w:val="11"/>
          <w:sz w:val="23"/>
          <w:szCs w:val="23"/>
        </w:rPr>
        <w:t>，比全</w:t>
      </w:r>
      <w:r>
        <w:rPr>
          <w:rFonts w:ascii="宋体" w:hAnsi="宋体" w:eastAsia="宋体" w:cs="宋体"/>
          <w:spacing w:val="10"/>
          <w:sz w:val="23"/>
          <w:szCs w:val="23"/>
        </w:rPr>
        <w:t>量微调高出</w:t>
      </w:r>
      <w:r>
        <w:rPr>
          <w:rFonts w:ascii="宋体" w:hAnsi="宋体" w:eastAsia="宋体" w:cs="宋体"/>
          <w:spacing w:val="-30"/>
          <w:sz w:val="23"/>
          <w:szCs w:val="23"/>
        </w:rPr>
        <w:t xml:space="preserve"> </w:t>
      </w:r>
      <w:r>
        <w:rPr>
          <w:spacing w:val="10"/>
          <w:sz w:val="23"/>
          <w:szCs w:val="23"/>
        </w:rPr>
        <w:t>3.79</w:t>
      </w:r>
      <w:r>
        <w:rPr>
          <w:spacing w:val="27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0"/>
          <w:sz w:val="23"/>
          <w:szCs w:val="23"/>
        </w:rPr>
        <w:t>个百分</w:t>
      </w:r>
      <w:r>
        <w:rPr>
          <w:rFonts w:ascii="宋体" w:hAnsi="宋体" w:eastAsia="宋体" w:cs="宋体"/>
          <w:spacing w:val="7"/>
          <w:sz w:val="23"/>
          <w:szCs w:val="23"/>
        </w:rPr>
        <w:t>点，参数还只用</w:t>
      </w:r>
      <w:r>
        <w:rPr>
          <w:rFonts w:ascii="宋体" w:hAnsi="宋体" w:eastAsia="宋体" w:cs="宋体"/>
          <w:spacing w:val="-14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30.1%</w:t>
      </w:r>
      <w:r>
        <w:rPr>
          <w:rFonts w:ascii="宋体" w:hAnsi="宋体" w:eastAsia="宋体" w:cs="宋体"/>
          <w:spacing w:val="7"/>
          <w:sz w:val="23"/>
          <w:szCs w:val="23"/>
        </w:rPr>
        <w:t>。但到了</w:t>
      </w:r>
      <w:r>
        <w:rPr>
          <w:rFonts w:ascii="宋体" w:hAnsi="宋体" w:eastAsia="宋体" w:cs="宋体"/>
          <w:spacing w:val="-38"/>
          <w:sz w:val="23"/>
          <w:szCs w:val="23"/>
        </w:rPr>
        <w:t xml:space="preserve"> </w:t>
      </w:r>
      <w:r>
        <w:rPr>
          <w:sz w:val="23"/>
          <w:szCs w:val="23"/>
        </w:rPr>
        <w:t>ViT</w:t>
      </w:r>
      <w:r>
        <w:rPr>
          <w:spacing w:val="7"/>
          <w:sz w:val="23"/>
          <w:szCs w:val="23"/>
        </w:rPr>
        <w:t>-B/16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</w:rPr>
        <w:t>上，同样的</w:t>
      </w:r>
      <w:r>
        <w:rPr>
          <w:rFonts w:ascii="宋体" w:hAnsi="宋体" w:eastAsia="宋体" w:cs="宋体"/>
          <w:spacing w:val="-35"/>
          <w:sz w:val="23"/>
          <w:szCs w:val="23"/>
        </w:rPr>
        <w:t xml:space="preserve"> </w:t>
      </w:r>
      <w:r>
        <w:rPr>
          <w:sz w:val="23"/>
          <w:szCs w:val="23"/>
        </w:rPr>
        <w:t>Adapter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</w:rPr>
        <w:t>在第</w:t>
      </w:r>
      <w:r>
        <w:rPr>
          <w:rFonts w:ascii="宋体" w:hAnsi="宋体" w:eastAsia="宋体" w:cs="宋体"/>
          <w:spacing w:val="-31"/>
          <w:sz w:val="23"/>
          <w:szCs w:val="23"/>
        </w:rPr>
        <w:t xml:space="preserve"> </w:t>
      </w:r>
      <w:r>
        <w:rPr>
          <w:spacing w:val="7"/>
          <w:sz w:val="23"/>
          <w:szCs w:val="23"/>
        </w:rPr>
        <w:t>21</w:t>
      </w:r>
      <w:r>
        <w:rPr>
          <w:spacing w:val="25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</w:rPr>
        <w:t>轮突然崩掉，准</w:t>
      </w:r>
      <w:r>
        <w:rPr>
          <w:rFonts w:ascii="宋体" w:hAnsi="宋体" w:eastAsia="宋体" w:cs="宋体"/>
          <w:spacing w:val="6"/>
          <w:sz w:val="23"/>
          <w:szCs w:val="23"/>
        </w:rPr>
        <w:t>确率从</w:t>
      </w:r>
      <w:r>
        <w:rPr>
          <w:rFonts w:ascii="宋体" w:hAnsi="宋体" w:eastAsia="宋体" w:cs="宋体"/>
          <w:spacing w:val="-30"/>
          <w:sz w:val="23"/>
          <w:szCs w:val="23"/>
        </w:rPr>
        <w:t xml:space="preserve"> </w:t>
      </w:r>
      <w:r>
        <w:rPr>
          <w:spacing w:val="6"/>
          <w:sz w:val="23"/>
          <w:szCs w:val="23"/>
        </w:rPr>
        <w:t>96.71%</w:t>
      </w:r>
      <w:r>
        <w:rPr>
          <w:spacing w:val="30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6"/>
          <w:sz w:val="23"/>
          <w:szCs w:val="23"/>
        </w:rPr>
        <w:t>跌到</w:t>
      </w:r>
      <w:r>
        <w:rPr>
          <w:rFonts w:ascii="宋体" w:hAnsi="宋体" w:eastAsia="宋体" w:cs="宋体"/>
          <w:spacing w:val="-30"/>
          <w:sz w:val="23"/>
          <w:szCs w:val="23"/>
        </w:rPr>
        <w:t xml:space="preserve"> </w:t>
      </w:r>
      <w:r>
        <w:rPr>
          <w:spacing w:val="6"/>
          <w:sz w:val="23"/>
          <w:szCs w:val="23"/>
        </w:rPr>
        <w:t>6.70%</w:t>
      </w:r>
      <w:r>
        <w:rPr>
          <w:spacing w:val="-2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6"/>
          <w:sz w:val="23"/>
          <w:szCs w:val="23"/>
        </w:rPr>
        <w:t>。</w:t>
      </w:r>
      <w:r>
        <w:rPr>
          <w:sz w:val="23"/>
          <w:szCs w:val="23"/>
        </w:rPr>
        <w:t>ResNet</w:t>
      </w:r>
      <w:r>
        <w:rPr>
          <w:spacing w:val="25"/>
          <w:sz w:val="23"/>
          <w:szCs w:val="23"/>
        </w:rPr>
        <w:t xml:space="preserve"> </w:t>
      </w:r>
      <w:r>
        <w:rPr>
          <w:sz w:val="23"/>
          <w:szCs w:val="23"/>
        </w:rPr>
        <w:t>Adapter</w:t>
      </w:r>
      <w:r>
        <w:rPr>
          <w:spacing w:val="30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6"/>
          <w:sz w:val="23"/>
          <w:szCs w:val="23"/>
        </w:rPr>
        <w:t>用</w:t>
      </w:r>
      <w:r>
        <w:rPr>
          <w:rFonts w:ascii="宋体" w:hAnsi="宋体" w:eastAsia="宋体" w:cs="宋体"/>
          <w:spacing w:val="-18"/>
          <w:sz w:val="23"/>
          <w:szCs w:val="23"/>
        </w:rPr>
        <w:t xml:space="preserve"> </w:t>
      </w:r>
      <w:r>
        <w:rPr>
          <w:spacing w:val="6"/>
          <w:sz w:val="23"/>
          <w:szCs w:val="23"/>
        </w:rPr>
        <w:t>1</w:t>
      </w:r>
      <w:r>
        <w:rPr>
          <w:spacing w:val="27"/>
          <w:sz w:val="23"/>
          <w:szCs w:val="23"/>
        </w:rPr>
        <w:t xml:space="preserve"> </w:t>
      </w:r>
      <w:r>
        <w:rPr>
          <w:i/>
          <w:iCs/>
          <w:spacing w:val="6"/>
          <w:sz w:val="23"/>
          <w:szCs w:val="23"/>
        </w:rPr>
        <w:t xml:space="preserve">× </w:t>
      </w:r>
      <w:r>
        <w:rPr>
          <w:spacing w:val="6"/>
          <w:sz w:val="23"/>
          <w:szCs w:val="23"/>
        </w:rPr>
        <w:t>10</w:t>
      </w:r>
      <w:r>
        <w:rPr>
          <w:i/>
          <w:iCs/>
          <w:spacing w:val="5"/>
          <w:position w:val="8"/>
          <w:sz w:val="15"/>
          <w:szCs w:val="15"/>
        </w:rPr>
        <w:t>—</w:t>
      </w:r>
      <w:r>
        <w:rPr>
          <w:spacing w:val="5"/>
          <w:position w:val="8"/>
          <w:sz w:val="15"/>
          <w:szCs w:val="15"/>
        </w:rPr>
        <w:t xml:space="preserve">3   </w:t>
      </w:r>
      <w:r>
        <w:rPr>
          <w:rFonts w:ascii="宋体" w:hAnsi="宋体" w:eastAsia="宋体" w:cs="宋体"/>
          <w:spacing w:val="5"/>
          <w:sz w:val="23"/>
          <w:szCs w:val="23"/>
        </w:rPr>
        <w:t>的学习率训得很稳，</w:t>
      </w:r>
      <w:r>
        <w:rPr>
          <w:sz w:val="23"/>
          <w:szCs w:val="23"/>
        </w:rPr>
        <w:t>ViT</w:t>
      </w:r>
      <w:r>
        <w:rPr>
          <w:spacing w:val="3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5"/>
          <w:sz w:val="23"/>
          <w:szCs w:val="23"/>
        </w:rPr>
        <w:t>也试同样的学习率就出问题——这显然不是单纯的学习率问题， 而是学习方法跟网络架构之</w:t>
      </w:r>
      <w:r>
        <w:rPr>
          <w:rFonts w:ascii="宋体" w:hAnsi="宋体" w:eastAsia="宋体" w:cs="宋体"/>
          <w:spacing w:val="1"/>
          <w:sz w:val="23"/>
          <w:szCs w:val="23"/>
        </w:rPr>
        <w:t>间需要配对。</w:t>
      </w:r>
    </w:p>
    <w:p w14:paraId="34E78A37">
      <w:pPr>
        <w:pStyle w:val="3"/>
        <w:spacing w:before="16" w:line="286" w:lineRule="auto"/>
        <w:ind w:left="1" w:right="114" w:firstLine="478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8"/>
          <w:sz w:val="23"/>
          <w:szCs w:val="23"/>
        </w:rPr>
        <w:t>第四，概括一个实用的选型原则：</w:t>
      </w:r>
      <w:r>
        <w:rPr>
          <w:rFonts w:ascii="宋体" w:hAnsi="宋体" w:eastAsia="宋体" w:cs="宋体"/>
          <w:spacing w:val="-1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8"/>
          <w:sz w:val="23"/>
          <w:szCs w:val="23"/>
        </w:rPr>
        <w:t>如果任务是简单的、而且用的是</w:t>
      </w:r>
      <w:r>
        <w:rPr>
          <w:rFonts w:ascii="宋体" w:hAnsi="宋体" w:eastAsia="宋体" w:cs="宋体"/>
          <w:spacing w:val="-24"/>
          <w:sz w:val="23"/>
          <w:szCs w:val="23"/>
        </w:rPr>
        <w:t xml:space="preserve"> </w:t>
      </w:r>
      <w:r>
        <w:rPr>
          <w:sz w:val="23"/>
          <w:szCs w:val="23"/>
        </w:rPr>
        <w:t>CNN</w:t>
      </w:r>
      <w:r>
        <w:rPr>
          <w:spacing w:val="-2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8"/>
          <w:sz w:val="23"/>
          <w:szCs w:val="23"/>
        </w:rPr>
        <w:t>，</w:t>
      </w:r>
      <w:r>
        <w:rPr>
          <w:sz w:val="23"/>
          <w:szCs w:val="23"/>
        </w:rPr>
        <w:t>Adapter</w:t>
      </w:r>
      <w:r>
        <w:rPr>
          <w:rFonts w:ascii="宋体" w:hAnsi="宋体" w:eastAsia="宋体" w:cs="宋体"/>
          <w:spacing w:val="10"/>
          <w:sz w:val="23"/>
          <w:szCs w:val="23"/>
        </w:rPr>
        <w:t>应该放在前面试；</w:t>
      </w:r>
      <w:r>
        <w:rPr>
          <w:rFonts w:ascii="宋体" w:hAnsi="宋体" w:eastAsia="宋体" w:cs="宋体"/>
          <w:spacing w:val="-50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0"/>
          <w:sz w:val="23"/>
          <w:szCs w:val="23"/>
        </w:rPr>
        <w:t>如果任务复杂但有强预训练的</w:t>
      </w:r>
      <w:r>
        <w:rPr>
          <w:rFonts w:ascii="宋体" w:hAnsi="宋体" w:eastAsia="宋体" w:cs="宋体"/>
          <w:spacing w:val="-36"/>
          <w:sz w:val="23"/>
          <w:szCs w:val="23"/>
        </w:rPr>
        <w:t xml:space="preserve"> </w:t>
      </w:r>
      <w:r>
        <w:rPr>
          <w:sz w:val="23"/>
          <w:szCs w:val="23"/>
        </w:rPr>
        <w:t>ViT</w:t>
      </w:r>
      <w:r>
        <w:rPr>
          <w:spacing w:val="2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0"/>
          <w:sz w:val="23"/>
          <w:szCs w:val="23"/>
        </w:rPr>
        <w:t>可用，</w:t>
      </w:r>
      <w:r>
        <w:rPr>
          <w:sz w:val="23"/>
          <w:szCs w:val="23"/>
        </w:rPr>
        <w:t>Linear</w:t>
      </w:r>
      <w:r>
        <w:rPr>
          <w:spacing w:val="27"/>
          <w:sz w:val="23"/>
          <w:szCs w:val="23"/>
        </w:rPr>
        <w:t xml:space="preserve"> </w:t>
      </w:r>
      <w:r>
        <w:rPr>
          <w:sz w:val="23"/>
          <w:szCs w:val="23"/>
        </w:rPr>
        <w:t>Probing</w:t>
      </w:r>
      <w:r>
        <w:rPr>
          <w:spacing w:val="28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0"/>
          <w:sz w:val="23"/>
          <w:szCs w:val="23"/>
        </w:rPr>
        <w:t>就是最划算</w:t>
      </w:r>
      <w:r>
        <w:rPr>
          <w:rFonts w:ascii="宋体" w:hAnsi="宋体" w:eastAsia="宋体" w:cs="宋体"/>
          <w:spacing w:val="4"/>
          <w:sz w:val="23"/>
          <w:szCs w:val="23"/>
        </w:rPr>
        <w:t>的选择；如果对训练稳定性要求最高，</w:t>
      </w:r>
      <w:r>
        <w:rPr>
          <w:rFonts w:ascii="宋体" w:hAnsi="宋体" w:eastAsia="宋体" w:cs="宋体"/>
          <w:spacing w:val="-13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4"/>
          <w:sz w:val="23"/>
          <w:szCs w:val="23"/>
        </w:rPr>
        <w:t>不用担心存储和算力的开销，</w:t>
      </w:r>
      <w:r>
        <w:rPr>
          <w:rFonts w:ascii="宋体" w:hAnsi="宋体" w:eastAsia="宋体" w:cs="宋体"/>
          <w:spacing w:val="-2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4"/>
          <w:sz w:val="23"/>
          <w:szCs w:val="23"/>
        </w:rPr>
        <w:t>那</w:t>
      </w:r>
      <w:r>
        <w:rPr>
          <w:rFonts w:ascii="宋体" w:hAnsi="宋体" w:eastAsia="宋体" w:cs="宋体"/>
          <w:spacing w:val="-32"/>
          <w:sz w:val="23"/>
          <w:szCs w:val="23"/>
        </w:rPr>
        <w:t xml:space="preserve"> </w:t>
      </w:r>
      <w:r>
        <w:rPr>
          <w:sz w:val="23"/>
          <w:szCs w:val="23"/>
        </w:rPr>
        <w:t>Full</w:t>
      </w:r>
      <w:r>
        <w:rPr>
          <w:spacing w:val="25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Fine</w:t>
      </w:r>
      <w:r>
        <w:rPr>
          <w:spacing w:val="4"/>
          <w:sz w:val="23"/>
          <w:szCs w:val="23"/>
        </w:rPr>
        <w:t>-</w:t>
      </w:r>
      <w:r>
        <w:rPr>
          <w:sz w:val="23"/>
          <w:szCs w:val="23"/>
        </w:rPr>
        <w:t>tuning</w:t>
      </w:r>
      <w:r>
        <w:rPr>
          <w:rFonts w:ascii="宋体" w:hAnsi="宋体" w:eastAsia="宋体" w:cs="宋体"/>
          <w:spacing w:val="6"/>
          <w:sz w:val="23"/>
          <w:szCs w:val="23"/>
        </w:rPr>
        <w:t>依然是稳妥的选项；</w:t>
      </w:r>
      <w:r>
        <w:rPr>
          <w:rFonts w:ascii="宋体" w:hAnsi="宋体" w:eastAsia="宋体" w:cs="宋体"/>
          <w:spacing w:val="-43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6"/>
          <w:sz w:val="23"/>
          <w:szCs w:val="23"/>
        </w:rPr>
        <w:t>至于在缺乏预训练的情况下训练</w:t>
      </w:r>
      <w:r>
        <w:rPr>
          <w:rFonts w:ascii="宋体" w:hAnsi="宋体" w:eastAsia="宋体" w:cs="宋体"/>
          <w:spacing w:val="-35"/>
          <w:sz w:val="23"/>
          <w:szCs w:val="23"/>
        </w:rPr>
        <w:t xml:space="preserve"> </w:t>
      </w:r>
      <w:r>
        <w:rPr>
          <w:sz w:val="23"/>
          <w:szCs w:val="23"/>
        </w:rPr>
        <w:t>ViT</w:t>
      </w:r>
      <w:r>
        <w:rPr>
          <w:rFonts w:ascii="宋体" w:hAnsi="宋体" w:eastAsia="宋体" w:cs="宋体"/>
          <w:spacing w:val="6"/>
          <w:sz w:val="23"/>
          <w:szCs w:val="23"/>
        </w:rPr>
        <w:t>，</w:t>
      </w:r>
      <w:r>
        <w:rPr>
          <w:rFonts w:ascii="宋体" w:hAnsi="宋体" w:eastAsia="宋体" w:cs="宋体"/>
          <w:spacing w:val="-6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5"/>
          <w:sz w:val="23"/>
          <w:szCs w:val="23"/>
        </w:rPr>
        <w:t>目前的情况是几乎没可能做</w:t>
      </w:r>
      <w:r>
        <w:rPr>
          <w:rFonts w:ascii="宋体" w:hAnsi="宋体" w:eastAsia="宋体" w:cs="宋体"/>
          <w:spacing w:val="7"/>
          <w:sz w:val="23"/>
          <w:szCs w:val="23"/>
        </w:rPr>
        <w:t>出可用的结果，这种情况下应该优先考虑</w:t>
      </w:r>
      <w:r>
        <w:rPr>
          <w:rFonts w:ascii="宋体" w:hAnsi="宋体" w:eastAsia="宋体" w:cs="宋体"/>
          <w:spacing w:val="-11"/>
          <w:sz w:val="23"/>
          <w:szCs w:val="23"/>
        </w:rPr>
        <w:t xml:space="preserve"> </w:t>
      </w:r>
      <w:r>
        <w:rPr>
          <w:sz w:val="23"/>
          <w:szCs w:val="23"/>
        </w:rPr>
        <w:t>CNN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</w:rPr>
        <w:t>架构。</w:t>
      </w:r>
    </w:p>
    <w:p w14:paraId="59B52508">
      <w:pPr>
        <w:pStyle w:val="3"/>
        <w:spacing w:before="11" w:line="287" w:lineRule="auto"/>
        <w:ind w:right="114" w:firstLine="481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5"/>
          <w:sz w:val="23"/>
          <w:szCs w:val="23"/>
        </w:rPr>
        <w:t>后续的工作可以从几个方向展开： 把对比范围扩展到目标检测、分割这些更复杂的</w:t>
      </w:r>
      <w:r>
        <w:rPr>
          <w:rFonts w:ascii="宋体" w:hAnsi="宋体" w:eastAsia="宋体" w:cs="宋体"/>
          <w:spacing w:val="6"/>
          <w:sz w:val="23"/>
          <w:szCs w:val="23"/>
        </w:rPr>
        <w:t>视觉任务；用多种子重复实验来补齐统计显著性的分析</w:t>
      </w:r>
      <w:r>
        <w:rPr>
          <w:rFonts w:ascii="宋体" w:hAnsi="宋体" w:eastAsia="宋体" w:cs="宋体"/>
          <w:spacing w:val="5"/>
          <w:sz w:val="23"/>
          <w:szCs w:val="23"/>
        </w:rPr>
        <w:t>；</w:t>
      </w:r>
      <w:r>
        <w:rPr>
          <w:rFonts w:ascii="宋体" w:hAnsi="宋体" w:eastAsia="宋体" w:cs="宋体"/>
          <w:spacing w:val="47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5"/>
          <w:sz w:val="23"/>
          <w:szCs w:val="23"/>
        </w:rPr>
        <w:t>对</w:t>
      </w:r>
      <w:r>
        <w:rPr>
          <w:rFonts w:ascii="宋体" w:hAnsi="宋体" w:eastAsia="宋体" w:cs="宋体"/>
          <w:spacing w:val="-37"/>
          <w:sz w:val="23"/>
          <w:szCs w:val="23"/>
        </w:rPr>
        <w:t xml:space="preserve"> </w:t>
      </w:r>
      <w:r>
        <w:rPr>
          <w:sz w:val="23"/>
          <w:szCs w:val="23"/>
        </w:rPr>
        <w:t>ViT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Adapter</w:t>
      </w:r>
      <w:r>
        <w:rPr>
          <w:spacing w:val="26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5"/>
          <w:sz w:val="23"/>
          <w:szCs w:val="23"/>
        </w:rPr>
        <w:t>崩溃的根因做</w:t>
      </w:r>
      <w:r>
        <w:rPr>
          <w:rFonts w:ascii="宋体" w:hAnsi="宋体" w:eastAsia="宋体" w:cs="宋体"/>
          <w:spacing w:val="11"/>
          <w:sz w:val="23"/>
          <w:szCs w:val="23"/>
        </w:rPr>
        <w:t>系统的消融验证；</w:t>
      </w:r>
      <w:r>
        <w:rPr>
          <w:rFonts w:ascii="宋体" w:hAnsi="宋体" w:eastAsia="宋体" w:cs="宋体"/>
          <w:spacing w:val="-53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1"/>
          <w:sz w:val="23"/>
          <w:szCs w:val="23"/>
        </w:rPr>
        <w:t>以及探索在</w:t>
      </w:r>
      <w:r>
        <w:rPr>
          <w:rFonts w:ascii="宋体" w:hAnsi="宋体" w:eastAsia="宋体" w:cs="宋体"/>
          <w:spacing w:val="-22"/>
          <w:sz w:val="23"/>
          <w:szCs w:val="23"/>
        </w:rPr>
        <w:t xml:space="preserve"> </w:t>
      </w:r>
      <w:r>
        <w:rPr>
          <w:sz w:val="23"/>
          <w:szCs w:val="23"/>
        </w:rPr>
        <w:t>ViT</w:t>
      </w:r>
      <w:r>
        <w:rPr>
          <w:spacing w:val="43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1"/>
          <w:sz w:val="23"/>
          <w:szCs w:val="23"/>
        </w:rPr>
        <w:t>上更稳定、更高效的参数微调方案。这些问题的回</w:t>
      </w:r>
      <w:r>
        <w:rPr>
          <w:rFonts w:ascii="宋体" w:hAnsi="宋体" w:eastAsia="宋体" w:cs="宋体"/>
          <w:spacing w:val="7"/>
          <w:sz w:val="23"/>
          <w:szCs w:val="23"/>
        </w:rPr>
        <w:t>答，将帮助在资源受限的条件下更可靠地部署视觉基础模型。</w:t>
      </w:r>
    </w:p>
    <w:p w14:paraId="467FB72C">
      <w:pPr>
        <w:spacing w:line="344" w:lineRule="auto"/>
        <w:rPr>
          <w:rFonts w:ascii="Arial"/>
          <w:sz w:val="21"/>
        </w:rPr>
      </w:pPr>
    </w:p>
    <w:p w14:paraId="42B60CDF">
      <w:pPr>
        <w:spacing w:before="111" w:line="224" w:lineRule="auto"/>
        <w:ind w:left="3852"/>
        <w:rPr>
          <w:rFonts w:ascii="黑体" w:hAnsi="黑体" w:eastAsia="黑体" w:cs="黑体"/>
          <w:sz w:val="34"/>
          <w:szCs w:val="34"/>
        </w:rPr>
      </w:pPr>
      <w:bookmarkStart w:id="5" w:name="bookmark2"/>
      <w:bookmarkEnd w:id="5"/>
      <w:bookmarkStart w:id="6" w:name="bookmark1"/>
      <w:bookmarkEnd w:id="6"/>
      <w:r>
        <w:rPr>
          <w:rFonts w:ascii="黑体" w:hAnsi="黑体" w:eastAsia="黑体" w:cs="黑体"/>
          <w:sz w:val="34"/>
          <w:szCs w:val="34"/>
        </w:rPr>
        <w:t>参考文献</w:t>
      </w:r>
    </w:p>
    <w:p w14:paraId="58F488F9">
      <w:pPr>
        <w:pStyle w:val="3"/>
        <w:spacing w:before="296" w:line="308" w:lineRule="auto"/>
        <w:ind w:left="492" w:right="103" w:hanging="355"/>
        <w:rPr>
          <w:sz w:val="20"/>
          <w:szCs w:val="20"/>
        </w:rPr>
      </w:pPr>
      <w:r>
        <w:rPr>
          <w:spacing w:val="7"/>
          <w:sz w:val="20"/>
          <w:szCs w:val="20"/>
        </w:rPr>
        <w:t>[1]  S.</w:t>
      </w:r>
      <w:r>
        <w:rPr>
          <w:spacing w:val="22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J.</w:t>
      </w:r>
      <w:r>
        <w:rPr>
          <w:spacing w:val="19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Pan and</w:t>
      </w:r>
      <w:r>
        <w:rPr>
          <w:spacing w:val="22"/>
          <w:w w:val="101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Q. Yang,</w:t>
      </w:r>
      <w:r>
        <w:rPr>
          <w:spacing w:val="28"/>
          <w:w w:val="101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“A</w:t>
      </w:r>
      <w:r>
        <w:rPr>
          <w:spacing w:val="6"/>
          <w:sz w:val="20"/>
          <w:szCs w:val="20"/>
        </w:rPr>
        <w:t xml:space="preserve"> survey on</w:t>
      </w:r>
      <w:r>
        <w:rPr>
          <w:spacing w:val="13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transfer</w:t>
      </w:r>
      <w:r>
        <w:rPr>
          <w:spacing w:val="17"/>
          <w:w w:val="101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learning,”</w:t>
      </w:r>
      <w:r>
        <w:rPr>
          <w:spacing w:val="26"/>
          <w:w w:val="101"/>
          <w:sz w:val="20"/>
          <w:szCs w:val="20"/>
        </w:rPr>
        <w:t xml:space="preserve"> </w:t>
      </w:r>
      <w:r>
        <w:rPr>
          <w:i/>
          <w:iCs/>
          <w:spacing w:val="6"/>
          <w:sz w:val="20"/>
          <w:szCs w:val="20"/>
        </w:rPr>
        <w:t>IEEE</w:t>
      </w:r>
      <w:r>
        <w:rPr>
          <w:i/>
          <w:iCs/>
          <w:spacing w:val="39"/>
          <w:sz w:val="20"/>
          <w:szCs w:val="20"/>
        </w:rPr>
        <w:t xml:space="preserve"> </w:t>
      </w:r>
      <w:r>
        <w:rPr>
          <w:i/>
          <w:iCs/>
          <w:spacing w:val="6"/>
          <w:sz w:val="20"/>
          <w:szCs w:val="20"/>
        </w:rPr>
        <w:t>Trans</w:t>
      </w:r>
      <w:r>
        <w:rPr>
          <w:i/>
          <w:iCs/>
          <w:spacing w:val="-33"/>
          <w:sz w:val="20"/>
          <w:szCs w:val="20"/>
        </w:rPr>
        <w:t xml:space="preserve"> </w:t>
      </w:r>
      <w:r>
        <w:rPr>
          <w:i/>
          <w:iCs/>
          <w:spacing w:val="6"/>
          <w:sz w:val="20"/>
          <w:szCs w:val="20"/>
        </w:rPr>
        <w:t>.</w:t>
      </w:r>
      <w:r>
        <w:rPr>
          <w:i/>
          <w:iCs/>
          <w:spacing w:val="29"/>
          <w:w w:val="101"/>
          <w:sz w:val="20"/>
          <w:szCs w:val="20"/>
        </w:rPr>
        <w:t xml:space="preserve"> </w:t>
      </w:r>
      <w:r>
        <w:rPr>
          <w:i/>
          <w:iCs/>
          <w:spacing w:val="6"/>
          <w:sz w:val="20"/>
          <w:szCs w:val="20"/>
        </w:rPr>
        <w:t>Knowledge</w:t>
      </w:r>
      <w:r>
        <w:rPr>
          <w:i/>
          <w:iCs/>
          <w:spacing w:val="36"/>
          <w:sz w:val="20"/>
          <w:szCs w:val="20"/>
        </w:rPr>
        <w:t xml:space="preserve"> </w:t>
      </w:r>
      <w:r>
        <w:rPr>
          <w:i/>
          <w:iCs/>
          <w:spacing w:val="6"/>
          <w:sz w:val="20"/>
          <w:szCs w:val="20"/>
        </w:rPr>
        <w:t>and</w:t>
      </w:r>
      <w:r>
        <w:rPr>
          <w:i/>
          <w:iCs/>
          <w:sz w:val="20"/>
          <w:szCs w:val="20"/>
        </w:rPr>
        <w:t xml:space="preserve"> Data</w:t>
      </w:r>
      <w:r>
        <w:rPr>
          <w:i/>
          <w:iCs/>
          <w:spacing w:val="38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Engineering</w:t>
      </w:r>
      <w:r>
        <w:rPr>
          <w:spacing w:val="6"/>
          <w:sz w:val="20"/>
          <w:szCs w:val="20"/>
        </w:rPr>
        <w:t>,</w:t>
      </w:r>
      <w:r>
        <w:rPr>
          <w:spacing w:val="24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vol</w:t>
      </w:r>
      <w:r>
        <w:rPr>
          <w:spacing w:val="6"/>
          <w:sz w:val="20"/>
          <w:szCs w:val="20"/>
        </w:rPr>
        <w:t>.</w:t>
      </w:r>
      <w:r>
        <w:rPr>
          <w:spacing w:val="32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22,</w:t>
      </w:r>
      <w:r>
        <w:rPr>
          <w:spacing w:val="28"/>
          <w:sz w:val="20"/>
          <w:szCs w:val="20"/>
        </w:rPr>
        <w:t xml:space="preserve"> </w:t>
      </w:r>
      <w:r>
        <w:rPr>
          <w:sz w:val="20"/>
          <w:szCs w:val="20"/>
        </w:rPr>
        <w:t>no</w:t>
      </w:r>
      <w:r>
        <w:rPr>
          <w:spacing w:val="6"/>
          <w:sz w:val="20"/>
          <w:szCs w:val="20"/>
        </w:rPr>
        <w:t>.</w:t>
      </w:r>
      <w:r>
        <w:rPr>
          <w:spacing w:val="42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10,</w:t>
      </w:r>
      <w:r>
        <w:rPr>
          <w:spacing w:val="27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pp</w:t>
      </w:r>
      <w:r>
        <w:rPr>
          <w:spacing w:val="6"/>
          <w:sz w:val="20"/>
          <w:szCs w:val="20"/>
        </w:rPr>
        <w:t>.</w:t>
      </w:r>
      <w:r>
        <w:rPr>
          <w:spacing w:val="42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1345–1359,</w:t>
      </w:r>
      <w:r>
        <w:rPr>
          <w:spacing w:val="32"/>
          <w:sz w:val="20"/>
          <w:szCs w:val="20"/>
        </w:rPr>
        <w:t xml:space="preserve"> </w:t>
      </w:r>
      <w:r>
        <w:rPr>
          <w:spacing w:val="5"/>
          <w:sz w:val="20"/>
          <w:szCs w:val="20"/>
        </w:rPr>
        <w:t>2010.</w:t>
      </w:r>
    </w:p>
    <w:p w14:paraId="64CAFC0F">
      <w:pPr>
        <w:pStyle w:val="3"/>
        <w:spacing w:before="239" w:line="318" w:lineRule="auto"/>
        <w:ind w:left="483" w:right="109" w:hanging="346"/>
        <w:rPr>
          <w:sz w:val="20"/>
          <w:szCs w:val="20"/>
        </w:rPr>
      </w:pPr>
      <w:r>
        <w:rPr>
          <w:spacing w:val="13"/>
          <w:sz w:val="20"/>
          <w:szCs w:val="20"/>
        </w:rPr>
        <w:t xml:space="preserve">[2]  J. </w:t>
      </w:r>
      <w:r>
        <w:rPr>
          <w:sz w:val="20"/>
          <w:szCs w:val="20"/>
        </w:rPr>
        <w:t>Deng</w:t>
      </w:r>
      <w:r>
        <w:rPr>
          <w:spacing w:val="13"/>
          <w:sz w:val="20"/>
          <w:szCs w:val="20"/>
        </w:rPr>
        <w:t xml:space="preserve">, W. </w:t>
      </w:r>
      <w:r>
        <w:rPr>
          <w:sz w:val="20"/>
          <w:szCs w:val="20"/>
        </w:rPr>
        <w:t>Dong</w:t>
      </w:r>
      <w:r>
        <w:rPr>
          <w:spacing w:val="13"/>
          <w:sz w:val="20"/>
          <w:szCs w:val="20"/>
        </w:rPr>
        <w:t xml:space="preserve">, R. </w:t>
      </w:r>
      <w:r>
        <w:rPr>
          <w:sz w:val="20"/>
          <w:szCs w:val="20"/>
        </w:rPr>
        <w:t>Socher</w:t>
      </w:r>
      <w:r>
        <w:rPr>
          <w:spacing w:val="13"/>
          <w:sz w:val="20"/>
          <w:szCs w:val="20"/>
        </w:rPr>
        <w:t xml:space="preserve">, </w:t>
      </w:r>
      <w:r>
        <w:rPr>
          <w:spacing w:val="12"/>
          <w:sz w:val="20"/>
          <w:szCs w:val="20"/>
        </w:rPr>
        <w:t>L.-J.</w:t>
      </w:r>
      <w:r>
        <w:rPr>
          <w:spacing w:val="9"/>
          <w:sz w:val="20"/>
          <w:szCs w:val="20"/>
        </w:rPr>
        <w:t xml:space="preserve"> </w:t>
      </w:r>
      <w:r>
        <w:rPr>
          <w:sz w:val="20"/>
          <w:szCs w:val="20"/>
        </w:rPr>
        <w:t>Li</w:t>
      </w:r>
      <w:r>
        <w:rPr>
          <w:spacing w:val="12"/>
          <w:sz w:val="20"/>
          <w:szCs w:val="20"/>
        </w:rPr>
        <w:t>,</w:t>
      </w:r>
      <w:r>
        <w:rPr>
          <w:spacing w:val="13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K.</w:t>
      </w:r>
      <w:r>
        <w:rPr>
          <w:spacing w:val="9"/>
          <w:sz w:val="20"/>
          <w:szCs w:val="20"/>
        </w:rPr>
        <w:t xml:space="preserve"> </w:t>
      </w:r>
      <w:r>
        <w:rPr>
          <w:sz w:val="20"/>
          <w:szCs w:val="20"/>
        </w:rPr>
        <w:t>Li</w:t>
      </w:r>
      <w:r>
        <w:rPr>
          <w:spacing w:val="12"/>
          <w:sz w:val="20"/>
          <w:szCs w:val="20"/>
        </w:rPr>
        <w:t>,</w:t>
      </w:r>
      <w:r>
        <w:rPr>
          <w:spacing w:val="11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9"/>
          <w:sz w:val="20"/>
          <w:szCs w:val="20"/>
        </w:rPr>
        <w:t xml:space="preserve"> </w:t>
      </w:r>
      <w:r>
        <w:rPr>
          <w:sz w:val="20"/>
          <w:szCs w:val="20"/>
        </w:rPr>
        <w:t>L</w:t>
      </w:r>
      <w:r>
        <w:rPr>
          <w:spacing w:val="12"/>
          <w:sz w:val="20"/>
          <w:szCs w:val="20"/>
        </w:rPr>
        <w:t>.</w:t>
      </w:r>
      <w:r>
        <w:rPr>
          <w:spacing w:val="9"/>
          <w:sz w:val="20"/>
          <w:szCs w:val="20"/>
        </w:rPr>
        <w:t xml:space="preserve"> </w:t>
      </w:r>
      <w:r>
        <w:rPr>
          <w:sz w:val="20"/>
          <w:szCs w:val="20"/>
        </w:rPr>
        <w:t>Fei</w:t>
      </w:r>
      <w:r>
        <w:rPr>
          <w:spacing w:val="12"/>
          <w:sz w:val="20"/>
          <w:szCs w:val="20"/>
        </w:rPr>
        <w:t>-</w:t>
      </w:r>
      <w:r>
        <w:rPr>
          <w:sz w:val="20"/>
          <w:szCs w:val="20"/>
        </w:rPr>
        <w:t>Fei</w:t>
      </w:r>
      <w:r>
        <w:rPr>
          <w:spacing w:val="12"/>
          <w:sz w:val="20"/>
          <w:szCs w:val="20"/>
        </w:rPr>
        <w:t>,</w:t>
      </w:r>
      <w:r>
        <w:rPr>
          <w:spacing w:val="20"/>
          <w:w w:val="101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“</w:t>
      </w:r>
      <w:r>
        <w:rPr>
          <w:sz w:val="20"/>
          <w:szCs w:val="20"/>
        </w:rPr>
        <w:t>ImageNet</w:t>
      </w:r>
      <w:r>
        <w:rPr>
          <w:spacing w:val="12"/>
          <w:sz w:val="20"/>
          <w:szCs w:val="20"/>
        </w:rPr>
        <w:t>:</w:t>
      </w:r>
      <w:r>
        <w:rPr>
          <w:spacing w:val="43"/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>
        <w:rPr>
          <w:spacing w:val="7"/>
          <w:sz w:val="20"/>
          <w:szCs w:val="20"/>
        </w:rPr>
        <w:t xml:space="preserve"> </w:t>
      </w:r>
      <w:r>
        <w:rPr>
          <w:sz w:val="20"/>
          <w:szCs w:val="20"/>
        </w:rPr>
        <w:t>large</w:t>
      </w:r>
      <w:r>
        <w:rPr>
          <w:spacing w:val="12"/>
          <w:sz w:val="20"/>
          <w:szCs w:val="20"/>
        </w:rPr>
        <w:t>-</w:t>
      </w:r>
      <w:r>
        <w:rPr>
          <w:sz w:val="20"/>
          <w:szCs w:val="20"/>
        </w:rPr>
        <w:t xml:space="preserve">scale </w:t>
      </w:r>
      <w:r>
        <w:rPr>
          <w:spacing w:val="8"/>
          <w:sz w:val="20"/>
          <w:szCs w:val="20"/>
        </w:rPr>
        <w:t>hierarchical</w:t>
      </w:r>
      <w:r>
        <w:rPr>
          <w:spacing w:val="53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image</w:t>
      </w:r>
      <w:r>
        <w:rPr>
          <w:spacing w:val="53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database,”</w:t>
      </w:r>
      <w:r>
        <w:rPr>
          <w:spacing w:val="1"/>
          <w:sz w:val="20"/>
          <w:szCs w:val="20"/>
        </w:rPr>
        <w:t xml:space="preserve">  </w:t>
      </w:r>
      <w:r>
        <w:rPr>
          <w:spacing w:val="8"/>
          <w:sz w:val="20"/>
          <w:szCs w:val="20"/>
        </w:rPr>
        <w:t>in</w:t>
      </w:r>
      <w:r>
        <w:rPr>
          <w:spacing w:val="1"/>
          <w:sz w:val="20"/>
          <w:szCs w:val="20"/>
        </w:rPr>
        <w:t xml:space="preserve">  </w:t>
      </w:r>
      <w:r>
        <w:rPr>
          <w:i/>
          <w:iCs/>
          <w:spacing w:val="8"/>
          <w:sz w:val="20"/>
          <w:szCs w:val="20"/>
        </w:rPr>
        <w:t>Pro</w:t>
      </w:r>
      <w:r>
        <w:rPr>
          <w:i/>
          <w:iCs/>
          <w:spacing w:val="7"/>
          <w:sz w:val="20"/>
          <w:szCs w:val="20"/>
        </w:rPr>
        <w:t>c</w:t>
      </w:r>
      <w:r>
        <w:rPr>
          <w:i/>
          <w:iCs/>
          <w:spacing w:val="-32"/>
          <w:sz w:val="20"/>
          <w:szCs w:val="20"/>
        </w:rPr>
        <w:t xml:space="preserve"> </w:t>
      </w:r>
      <w:r>
        <w:rPr>
          <w:i/>
          <w:iCs/>
          <w:spacing w:val="7"/>
          <w:sz w:val="20"/>
          <w:szCs w:val="20"/>
        </w:rPr>
        <w:t>.  IEEE  Conf.  Computer  Vision  and  Pattern</w:t>
      </w:r>
      <w:r>
        <w:rPr>
          <w:i/>
          <w:iCs/>
          <w:sz w:val="20"/>
          <w:szCs w:val="20"/>
        </w:rPr>
        <w:t xml:space="preserve"> </w:t>
      </w:r>
      <w:bookmarkStart w:id="7" w:name="bookmark3"/>
      <w:bookmarkEnd w:id="7"/>
      <w:r>
        <w:rPr>
          <w:i/>
          <w:iCs/>
          <w:sz w:val="20"/>
          <w:szCs w:val="20"/>
        </w:rPr>
        <w:t>Recognition</w:t>
      </w:r>
      <w:r>
        <w:rPr>
          <w:i/>
          <w:iCs/>
          <w:spacing w:val="58"/>
          <w:sz w:val="20"/>
          <w:szCs w:val="20"/>
        </w:rPr>
        <w:t xml:space="preserve"> </w:t>
      </w:r>
      <w:r>
        <w:rPr>
          <w:i/>
          <w:iCs/>
          <w:spacing w:val="12"/>
          <w:sz w:val="20"/>
          <w:szCs w:val="20"/>
        </w:rPr>
        <w:t>(</w:t>
      </w:r>
      <w:r>
        <w:rPr>
          <w:i/>
          <w:iCs/>
          <w:sz w:val="20"/>
          <w:szCs w:val="20"/>
        </w:rPr>
        <w:t>CVPR</w:t>
      </w:r>
      <w:r>
        <w:rPr>
          <w:i/>
          <w:iCs/>
          <w:spacing w:val="12"/>
          <w:sz w:val="20"/>
          <w:szCs w:val="20"/>
        </w:rPr>
        <w:t>)</w:t>
      </w:r>
      <w:r>
        <w:rPr>
          <w:spacing w:val="12"/>
          <w:sz w:val="20"/>
          <w:szCs w:val="20"/>
        </w:rPr>
        <w:t>,</w:t>
      </w:r>
      <w:r>
        <w:rPr>
          <w:spacing w:val="27"/>
          <w:sz w:val="20"/>
          <w:szCs w:val="20"/>
        </w:rPr>
        <w:t xml:space="preserve"> </w:t>
      </w:r>
      <w:r>
        <w:rPr>
          <w:sz w:val="20"/>
          <w:szCs w:val="20"/>
        </w:rPr>
        <w:t>pp</w:t>
      </w:r>
      <w:r>
        <w:rPr>
          <w:spacing w:val="12"/>
          <w:sz w:val="20"/>
          <w:szCs w:val="20"/>
        </w:rPr>
        <w:t>.</w:t>
      </w:r>
      <w:r>
        <w:rPr>
          <w:spacing w:val="32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248–255,</w:t>
      </w:r>
      <w:r>
        <w:rPr>
          <w:spacing w:val="32"/>
          <w:w w:val="101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2009.</w:t>
      </w:r>
    </w:p>
    <w:p w14:paraId="4F6B937F">
      <w:pPr>
        <w:pStyle w:val="3"/>
        <w:spacing w:before="220" w:line="318" w:lineRule="auto"/>
        <w:ind w:left="486" w:right="114" w:hanging="349"/>
        <w:rPr>
          <w:sz w:val="20"/>
          <w:szCs w:val="20"/>
        </w:rPr>
      </w:pPr>
      <w:r>
        <w:rPr>
          <w:spacing w:val="17"/>
          <w:sz w:val="20"/>
          <w:szCs w:val="20"/>
        </w:rPr>
        <w:t>[3]  N.</w:t>
      </w:r>
      <w:r>
        <w:rPr>
          <w:spacing w:val="60"/>
          <w:sz w:val="20"/>
          <w:szCs w:val="20"/>
        </w:rPr>
        <w:t xml:space="preserve"> </w:t>
      </w:r>
      <w:r>
        <w:rPr>
          <w:sz w:val="20"/>
          <w:szCs w:val="20"/>
        </w:rPr>
        <w:t>Houlsby</w:t>
      </w:r>
      <w:r>
        <w:rPr>
          <w:spacing w:val="17"/>
          <w:sz w:val="20"/>
          <w:szCs w:val="20"/>
        </w:rPr>
        <w:t>,</w:t>
      </w:r>
      <w:r>
        <w:rPr>
          <w:spacing w:val="45"/>
          <w:w w:val="101"/>
          <w:sz w:val="20"/>
          <w:szCs w:val="20"/>
        </w:rPr>
        <w:t xml:space="preserve"> </w:t>
      </w:r>
      <w:r>
        <w:rPr>
          <w:spacing w:val="17"/>
          <w:sz w:val="20"/>
          <w:szCs w:val="20"/>
        </w:rPr>
        <w:t>A.</w:t>
      </w:r>
      <w:r>
        <w:rPr>
          <w:spacing w:val="48"/>
          <w:sz w:val="20"/>
          <w:szCs w:val="20"/>
        </w:rPr>
        <w:t xml:space="preserve"> </w:t>
      </w:r>
      <w:r>
        <w:rPr>
          <w:sz w:val="20"/>
          <w:szCs w:val="20"/>
        </w:rPr>
        <w:t>Giurgiu</w:t>
      </w:r>
      <w:r>
        <w:rPr>
          <w:spacing w:val="17"/>
          <w:sz w:val="20"/>
          <w:szCs w:val="20"/>
        </w:rPr>
        <w:t>,</w:t>
      </w:r>
      <w:r>
        <w:rPr>
          <w:spacing w:val="51"/>
          <w:sz w:val="20"/>
          <w:szCs w:val="20"/>
        </w:rPr>
        <w:t xml:space="preserve"> </w:t>
      </w:r>
      <w:r>
        <w:rPr>
          <w:spacing w:val="17"/>
          <w:sz w:val="20"/>
          <w:szCs w:val="20"/>
        </w:rPr>
        <w:t>S.</w:t>
      </w:r>
      <w:r>
        <w:rPr>
          <w:spacing w:val="47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Jastrzebski</w:t>
      </w:r>
      <w:r>
        <w:rPr>
          <w:spacing w:val="17"/>
          <w:sz w:val="20"/>
          <w:szCs w:val="20"/>
        </w:rPr>
        <w:t>,</w:t>
      </w:r>
      <w:r>
        <w:rPr>
          <w:spacing w:val="49"/>
          <w:sz w:val="20"/>
          <w:szCs w:val="20"/>
        </w:rPr>
        <w:t xml:space="preserve"> </w:t>
      </w:r>
      <w:r>
        <w:rPr>
          <w:spacing w:val="17"/>
          <w:sz w:val="20"/>
          <w:szCs w:val="20"/>
        </w:rPr>
        <w:t>B.</w:t>
      </w:r>
      <w:r>
        <w:rPr>
          <w:spacing w:val="45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Morrone</w:t>
      </w:r>
      <w:r>
        <w:rPr>
          <w:spacing w:val="17"/>
          <w:sz w:val="20"/>
          <w:szCs w:val="20"/>
        </w:rPr>
        <w:t>,</w:t>
      </w:r>
      <w:r>
        <w:rPr>
          <w:spacing w:val="51"/>
          <w:sz w:val="20"/>
          <w:szCs w:val="20"/>
        </w:rPr>
        <w:t xml:space="preserve"> </w:t>
      </w:r>
      <w:r>
        <w:rPr>
          <w:spacing w:val="17"/>
          <w:sz w:val="20"/>
          <w:szCs w:val="20"/>
        </w:rPr>
        <w:t>Q.</w:t>
      </w:r>
      <w:r>
        <w:rPr>
          <w:spacing w:val="45"/>
          <w:sz w:val="20"/>
          <w:szCs w:val="20"/>
        </w:rPr>
        <w:t xml:space="preserve"> </w:t>
      </w:r>
      <w:r>
        <w:rPr>
          <w:sz w:val="20"/>
          <w:szCs w:val="20"/>
        </w:rPr>
        <w:t>Laroussilhe</w:t>
      </w:r>
      <w:r>
        <w:rPr>
          <w:spacing w:val="17"/>
          <w:sz w:val="20"/>
          <w:szCs w:val="20"/>
        </w:rPr>
        <w:t>,</w:t>
      </w:r>
      <w:r>
        <w:rPr>
          <w:spacing w:val="51"/>
          <w:w w:val="101"/>
          <w:sz w:val="20"/>
          <w:szCs w:val="20"/>
        </w:rPr>
        <w:t xml:space="preserve"> </w:t>
      </w:r>
      <w:r>
        <w:rPr>
          <w:spacing w:val="17"/>
          <w:sz w:val="20"/>
          <w:szCs w:val="20"/>
        </w:rPr>
        <w:t>S.</w:t>
      </w:r>
      <w:r>
        <w:rPr>
          <w:spacing w:val="48"/>
          <w:sz w:val="20"/>
          <w:szCs w:val="20"/>
        </w:rPr>
        <w:t xml:space="preserve"> </w:t>
      </w:r>
      <w:r>
        <w:rPr>
          <w:sz w:val="20"/>
          <w:szCs w:val="20"/>
        </w:rPr>
        <w:t>Gesmundo</w:t>
      </w:r>
      <w:r>
        <w:rPr>
          <w:spacing w:val="17"/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M.</w:t>
      </w:r>
      <w:r>
        <w:rPr>
          <w:spacing w:val="22"/>
          <w:w w:val="101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Attariyan,</w:t>
      </w:r>
      <w:r>
        <w:rPr>
          <w:spacing w:val="24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and</w:t>
      </w:r>
      <w:r>
        <w:rPr>
          <w:spacing w:val="28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S.</w:t>
      </w:r>
      <w:r>
        <w:rPr>
          <w:spacing w:val="28"/>
          <w:w w:val="101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Gelly,</w:t>
      </w:r>
      <w:r>
        <w:rPr>
          <w:spacing w:val="33"/>
          <w:w w:val="101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“Parameter-eﬀicient transfer</w:t>
      </w:r>
      <w:r>
        <w:rPr>
          <w:spacing w:val="23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learning</w:t>
      </w:r>
      <w:r>
        <w:rPr>
          <w:spacing w:val="23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for</w:t>
      </w:r>
      <w:r>
        <w:rPr>
          <w:spacing w:val="25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NLP,”</w:t>
      </w:r>
      <w:r>
        <w:rPr>
          <w:spacing w:val="23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in</w:t>
      </w:r>
      <w:r>
        <w:rPr>
          <w:spacing w:val="31"/>
          <w:w w:val="101"/>
          <w:sz w:val="20"/>
          <w:szCs w:val="20"/>
        </w:rPr>
        <w:t xml:space="preserve"> </w:t>
      </w:r>
      <w:r>
        <w:rPr>
          <w:i/>
          <w:iCs/>
          <w:spacing w:val="7"/>
          <w:sz w:val="20"/>
          <w:szCs w:val="20"/>
        </w:rPr>
        <w:t>Proc</w:t>
      </w:r>
      <w:r>
        <w:rPr>
          <w:i/>
          <w:iCs/>
          <w:spacing w:val="-34"/>
          <w:sz w:val="20"/>
          <w:szCs w:val="20"/>
        </w:rPr>
        <w:t xml:space="preserve"> </w:t>
      </w:r>
      <w:r>
        <w:rPr>
          <w:i/>
          <w:iCs/>
          <w:spacing w:val="7"/>
          <w:sz w:val="20"/>
          <w:szCs w:val="20"/>
        </w:rPr>
        <w:t>.</w:t>
      </w:r>
      <w:r>
        <w:rPr>
          <w:i/>
          <w:iCs/>
          <w:sz w:val="20"/>
          <w:szCs w:val="20"/>
        </w:rPr>
        <w:t xml:space="preserve"> </w:t>
      </w:r>
      <w:bookmarkStart w:id="8" w:name="bookmark4"/>
      <w:bookmarkEnd w:id="8"/>
      <w:r>
        <w:rPr>
          <w:i/>
          <w:iCs/>
          <w:sz w:val="20"/>
          <w:szCs w:val="20"/>
        </w:rPr>
        <w:t>Int</w:t>
      </w:r>
      <w:r>
        <w:rPr>
          <w:i/>
          <w:iCs/>
          <w:spacing w:val="15"/>
          <w:sz w:val="20"/>
          <w:szCs w:val="20"/>
        </w:rPr>
        <w:t>.</w:t>
      </w:r>
      <w:r>
        <w:rPr>
          <w:i/>
          <w:iCs/>
          <w:spacing w:val="8"/>
          <w:sz w:val="20"/>
          <w:szCs w:val="20"/>
        </w:rPr>
        <w:t xml:space="preserve">  </w:t>
      </w:r>
      <w:r>
        <w:rPr>
          <w:i/>
          <w:iCs/>
          <w:sz w:val="20"/>
          <w:szCs w:val="20"/>
        </w:rPr>
        <w:t>Conf</w:t>
      </w:r>
      <w:r>
        <w:rPr>
          <w:i/>
          <w:iCs/>
          <w:spacing w:val="15"/>
          <w:sz w:val="20"/>
          <w:szCs w:val="20"/>
        </w:rPr>
        <w:t>.</w:t>
      </w:r>
      <w:r>
        <w:rPr>
          <w:i/>
          <w:iCs/>
          <w:spacing w:val="44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Machine</w:t>
      </w:r>
      <w:r>
        <w:rPr>
          <w:i/>
          <w:iCs/>
          <w:spacing w:val="40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Learning</w:t>
      </w:r>
      <w:r>
        <w:rPr>
          <w:i/>
          <w:iCs/>
          <w:spacing w:val="55"/>
          <w:sz w:val="20"/>
          <w:szCs w:val="20"/>
        </w:rPr>
        <w:t xml:space="preserve"> </w:t>
      </w:r>
      <w:r>
        <w:rPr>
          <w:i/>
          <w:iCs/>
          <w:spacing w:val="15"/>
          <w:sz w:val="20"/>
          <w:szCs w:val="20"/>
        </w:rPr>
        <w:t>(</w:t>
      </w:r>
      <w:r>
        <w:rPr>
          <w:i/>
          <w:iCs/>
          <w:sz w:val="20"/>
          <w:szCs w:val="20"/>
        </w:rPr>
        <w:t>ICML</w:t>
      </w:r>
      <w:r>
        <w:rPr>
          <w:i/>
          <w:iCs/>
          <w:spacing w:val="15"/>
          <w:sz w:val="20"/>
          <w:szCs w:val="20"/>
        </w:rPr>
        <w:t>)</w:t>
      </w:r>
      <w:r>
        <w:rPr>
          <w:spacing w:val="15"/>
          <w:sz w:val="20"/>
          <w:szCs w:val="20"/>
        </w:rPr>
        <w:t>,</w:t>
      </w:r>
      <w:r>
        <w:rPr>
          <w:spacing w:val="27"/>
          <w:sz w:val="20"/>
          <w:szCs w:val="20"/>
        </w:rPr>
        <w:t xml:space="preserve"> </w:t>
      </w:r>
      <w:r>
        <w:rPr>
          <w:sz w:val="20"/>
          <w:szCs w:val="20"/>
        </w:rPr>
        <w:t>pp</w:t>
      </w:r>
      <w:r>
        <w:rPr>
          <w:spacing w:val="15"/>
          <w:sz w:val="20"/>
          <w:szCs w:val="20"/>
        </w:rPr>
        <w:t>.</w:t>
      </w:r>
      <w:r>
        <w:rPr>
          <w:spacing w:val="32"/>
          <w:sz w:val="20"/>
          <w:szCs w:val="20"/>
        </w:rPr>
        <w:t xml:space="preserve"> </w:t>
      </w:r>
      <w:r>
        <w:rPr>
          <w:spacing w:val="15"/>
          <w:sz w:val="20"/>
          <w:szCs w:val="20"/>
        </w:rPr>
        <w:t>2790–2799,</w:t>
      </w:r>
      <w:r>
        <w:rPr>
          <w:spacing w:val="31"/>
          <w:sz w:val="20"/>
          <w:szCs w:val="20"/>
        </w:rPr>
        <w:t xml:space="preserve"> </w:t>
      </w:r>
      <w:r>
        <w:rPr>
          <w:sz w:val="20"/>
          <w:szCs w:val="20"/>
        </w:rPr>
        <w:t>PMLR</w:t>
      </w:r>
      <w:r>
        <w:rPr>
          <w:spacing w:val="15"/>
          <w:sz w:val="20"/>
          <w:szCs w:val="20"/>
        </w:rPr>
        <w:t>,</w:t>
      </w:r>
      <w:r>
        <w:rPr>
          <w:spacing w:val="32"/>
          <w:sz w:val="20"/>
          <w:szCs w:val="20"/>
        </w:rPr>
        <w:t xml:space="preserve"> </w:t>
      </w:r>
      <w:r>
        <w:rPr>
          <w:spacing w:val="15"/>
          <w:sz w:val="20"/>
          <w:szCs w:val="20"/>
        </w:rPr>
        <w:t>2019.</w:t>
      </w:r>
    </w:p>
    <w:p w14:paraId="726D91EC">
      <w:pPr>
        <w:pStyle w:val="3"/>
        <w:spacing w:before="222" w:line="315" w:lineRule="auto"/>
        <w:ind w:left="442" w:right="114" w:hanging="305"/>
        <w:rPr>
          <w:sz w:val="20"/>
          <w:szCs w:val="20"/>
        </w:rPr>
      </w:pPr>
      <w:r>
        <w:rPr>
          <w:spacing w:val="10"/>
          <w:sz w:val="20"/>
          <w:szCs w:val="20"/>
        </w:rPr>
        <w:t xml:space="preserve">[4]  Z.  </w:t>
      </w:r>
      <w:r>
        <w:rPr>
          <w:sz w:val="20"/>
          <w:szCs w:val="20"/>
        </w:rPr>
        <w:t>Han</w:t>
      </w:r>
      <w:r>
        <w:rPr>
          <w:spacing w:val="10"/>
          <w:sz w:val="20"/>
          <w:szCs w:val="20"/>
        </w:rPr>
        <w:t>,</w:t>
      </w:r>
      <w:r>
        <w:rPr>
          <w:spacing w:val="2"/>
          <w:sz w:val="20"/>
          <w:szCs w:val="20"/>
        </w:rPr>
        <w:t xml:space="preserve">  </w:t>
      </w:r>
      <w:r>
        <w:rPr>
          <w:spacing w:val="10"/>
          <w:sz w:val="20"/>
          <w:szCs w:val="20"/>
        </w:rPr>
        <w:t>C.</w:t>
      </w:r>
      <w:r>
        <w:rPr>
          <w:spacing w:val="57"/>
          <w:sz w:val="20"/>
          <w:szCs w:val="20"/>
        </w:rPr>
        <w:t xml:space="preserve"> </w:t>
      </w:r>
      <w:r>
        <w:rPr>
          <w:sz w:val="20"/>
          <w:szCs w:val="20"/>
        </w:rPr>
        <w:t>Gao</w:t>
      </w:r>
      <w:r>
        <w:rPr>
          <w:spacing w:val="10"/>
          <w:sz w:val="20"/>
          <w:szCs w:val="20"/>
        </w:rPr>
        <w:t>,</w:t>
      </w:r>
      <w:r>
        <w:rPr>
          <w:spacing w:val="1"/>
          <w:sz w:val="20"/>
          <w:szCs w:val="20"/>
        </w:rPr>
        <w:t xml:space="preserve">  </w:t>
      </w:r>
      <w:r>
        <w:rPr>
          <w:spacing w:val="10"/>
          <w:sz w:val="20"/>
          <w:szCs w:val="20"/>
        </w:rPr>
        <w:t>J.</w:t>
      </w:r>
      <w:r>
        <w:rPr>
          <w:spacing w:val="54"/>
          <w:sz w:val="20"/>
          <w:szCs w:val="20"/>
        </w:rPr>
        <w:t xml:space="preserve"> </w:t>
      </w:r>
      <w:r>
        <w:rPr>
          <w:sz w:val="20"/>
          <w:szCs w:val="20"/>
        </w:rPr>
        <w:t>Liu</w:t>
      </w:r>
      <w:r>
        <w:rPr>
          <w:spacing w:val="10"/>
          <w:sz w:val="20"/>
          <w:szCs w:val="20"/>
        </w:rPr>
        <w:t>,</w:t>
      </w:r>
      <w:r>
        <w:rPr>
          <w:spacing w:val="2"/>
          <w:sz w:val="20"/>
          <w:szCs w:val="20"/>
        </w:rPr>
        <w:t xml:space="preserve">  </w:t>
      </w:r>
      <w:r>
        <w:rPr>
          <w:spacing w:val="10"/>
          <w:sz w:val="20"/>
          <w:szCs w:val="20"/>
        </w:rPr>
        <w:t>S.</w:t>
      </w:r>
      <w:r>
        <w:rPr>
          <w:spacing w:val="53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Peng</w:t>
      </w:r>
      <w:r>
        <w:rPr>
          <w:spacing w:val="10"/>
          <w:sz w:val="20"/>
          <w:szCs w:val="20"/>
        </w:rPr>
        <w:t>,</w:t>
      </w:r>
      <w:r>
        <w:rPr>
          <w:sz w:val="20"/>
          <w:szCs w:val="20"/>
        </w:rPr>
        <w:t xml:space="preserve">  </w:t>
      </w:r>
      <w:r>
        <w:rPr>
          <w:spacing w:val="10"/>
          <w:sz w:val="20"/>
          <w:szCs w:val="20"/>
        </w:rPr>
        <w:t>D.</w:t>
      </w:r>
      <w:r>
        <w:rPr>
          <w:spacing w:val="48"/>
          <w:sz w:val="20"/>
          <w:szCs w:val="20"/>
        </w:rPr>
        <w:t xml:space="preserve"> </w:t>
      </w:r>
      <w:r>
        <w:rPr>
          <w:sz w:val="20"/>
          <w:szCs w:val="20"/>
        </w:rPr>
        <w:t>Wu</w:t>
      </w:r>
      <w:r>
        <w:rPr>
          <w:spacing w:val="10"/>
          <w:sz w:val="20"/>
          <w:szCs w:val="20"/>
        </w:rPr>
        <w:t>,</w:t>
      </w:r>
      <w:r>
        <w:rPr>
          <w:spacing w:val="53"/>
          <w:w w:val="101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>X.</w:t>
      </w:r>
      <w:r>
        <w:rPr>
          <w:spacing w:val="55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Jin</w:t>
      </w:r>
      <w:r>
        <w:rPr>
          <w:spacing w:val="10"/>
          <w:sz w:val="20"/>
          <w:szCs w:val="20"/>
        </w:rPr>
        <w:t>,</w:t>
      </w:r>
      <w:r>
        <w:rPr>
          <w:sz w:val="20"/>
          <w:szCs w:val="20"/>
        </w:rPr>
        <w:t xml:space="preserve">  </w:t>
      </w:r>
      <w:r>
        <w:rPr>
          <w:spacing w:val="10"/>
          <w:sz w:val="20"/>
          <w:szCs w:val="20"/>
        </w:rPr>
        <w:t>H.</w:t>
      </w:r>
      <w:r>
        <w:rPr>
          <w:spacing w:val="54"/>
          <w:sz w:val="20"/>
          <w:szCs w:val="20"/>
        </w:rPr>
        <w:t xml:space="preserve"> </w:t>
      </w:r>
      <w:r>
        <w:rPr>
          <w:sz w:val="20"/>
          <w:szCs w:val="20"/>
        </w:rPr>
        <w:t>Lai</w:t>
      </w:r>
      <w:r>
        <w:rPr>
          <w:spacing w:val="10"/>
          <w:sz w:val="20"/>
          <w:szCs w:val="20"/>
        </w:rPr>
        <w:t>,</w:t>
      </w:r>
      <w:r>
        <w:rPr>
          <w:spacing w:val="2"/>
          <w:sz w:val="20"/>
          <w:szCs w:val="20"/>
        </w:rPr>
        <w:t xml:space="preserve">  </w:t>
      </w:r>
      <w:r>
        <w:rPr>
          <w:spacing w:val="9"/>
          <w:sz w:val="20"/>
          <w:szCs w:val="20"/>
        </w:rPr>
        <w:t>Z.</w:t>
      </w:r>
      <w:r>
        <w:rPr>
          <w:spacing w:val="53"/>
          <w:sz w:val="20"/>
          <w:szCs w:val="20"/>
        </w:rPr>
        <w:t xml:space="preserve"> </w:t>
      </w:r>
      <w:r>
        <w:rPr>
          <w:sz w:val="20"/>
          <w:szCs w:val="20"/>
        </w:rPr>
        <w:t>Ni</w:t>
      </w:r>
      <w:r>
        <w:rPr>
          <w:spacing w:val="9"/>
          <w:sz w:val="20"/>
          <w:szCs w:val="20"/>
        </w:rPr>
        <w:t>,</w:t>
      </w:r>
      <w:r>
        <w:rPr>
          <w:sz w:val="20"/>
          <w:szCs w:val="20"/>
        </w:rPr>
        <w:t xml:space="preserve">  </w:t>
      </w:r>
      <w:r>
        <w:rPr>
          <w:spacing w:val="9"/>
          <w:sz w:val="20"/>
          <w:szCs w:val="20"/>
        </w:rPr>
        <w:t>F.</w:t>
      </w:r>
      <w:r>
        <w:rPr>
          <w:spacing w:val="57"/>
          <w:sz w:val="20"/>
          <w:szCs w:val="20"/>
        </w:rPr>
        <w:t xml:space="preserve"> </w:t>
      </w:r>
      <w:r>
        <w:rPr>
          <w:sz w:val="20"/>
          <w:szCs w:val="20"/>
        </w:rPr>
        <w:t>Zhang</w:t>
      </w:r>
      <w:r>
        <w:rPr>
          <w:spacing w:val="9"/>
          <w:sz w:val="20"/>
          <w:szCs w:val="20"/>
        </w:rPr>
        <w:t>,</w:t>
      </w:r>
      <w:r>
        <w:rPr>
          <w:spacing w:val="55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et</w:t>
      </w:r>
      <w:r>
        <w:rPr>
          <w:spacing w:val="51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al</w:t>
      </w:r>
      <w:r>
        <w:rPr>
          <w:spacing w:val="9"/>
          <w:sz w:val="20"/>
          <w:szCs w:val="20"/>
        </w:rPr>
        <w:t>.,</w:t>
      </w:r>
      <w:r>
        <w:rPr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“Parameter-eﬀicient</w:t>
      </w:r>
      <w:r>
        <w:rPr>
          <w:spacing w:val="40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fine-tuning</w:t>
      </w:r>
      <w:r>
        <w:rPr>
          <w:spacing w:val="32"/>
          <w:w w:val="101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for</w:t>
      </w:r>
      <w:r>
        <w:rPr>
          <w:spacing w:val="32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pre-trained</w:t>
      </w:r>
      <w:r>
        <w:rPr>
          <w:spacing w:val="29"/>
          <w:w w:val="101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vision</w:t>
      </w:r>
      <w:r>
        <w:rPr>
          <w:spacing w:val="32"/>
          <w:w w:val="101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models:</w:t>
      </w:r>
      <w:r>
        <w:rPr>
          <w:spacing w:val="3"/>
          <w:sz w:val="20"/>
          <w:szCs w:val="20"/>
        </w:rPr>
        <w:t xml:space="preserve">  </w:t>
      </w:r>
      <w:r>
        <w:rPr>
          <w:spacing w:val="8"/>
          <w:sz w:val="20"/>
          <w:szCs w:val="20"/>
        </w:rPr>
        <w:t>A</w:t>
      </w:r>
      <w:r>
        <w:rPr>
          <w:spacing w:val="33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survey</w:t>
      </w:r>
      <w:r>
        <w:rPr>
          <w:spacing w:val="33"/>
          <w:w w:val="101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and</w:t>
      </w:r>
      <w:r>
        <w:rPr>
          <w:spacing w:val="31"/>
          <w:w w:val="101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bench-</w:t>
      </w:r>
      <w:r>
        <w:rPr>
          <w:sz w:val="20"/>
          <w:szCs w:val="20"/>
        </w:rPr>
        <w:t xml:space="preserve"> </w:t>
      </w:r>
      <w:bookmarkStart w:id="9" w:name="bookmark7"/>
      <w:bookmarkEnd w:id="9"/>
      <w:r>
        <w:rPr>
          <w:spacing w:val="8"/>
          <w:sz w:val="20"/>
          <w:szCs w:val="20"/>
        </w:rPr>
        <w:t>mark,”</w:t>
      </w:r>
      <w:r>
        <w:rPr>
          <w:spacing w:val="35"/>
          <w:w w:val="101"/>
          <w:sz w:val="20"/>
          <w:szCs w:val="20"/>
        </w:rPr>
        <w:t xml:space="preserve"> </w:t>
      </w:r>
      <w:r>
        <w:rPr>
          <w:i/>
          <w:iCs/>
          <w:spacing w:val="8"/>
          <w:sz w:val="20"/>
          <w:szCs w:val="20"/>
        </w:rPr>
        <w:t>IEEE</w:t>
      </w:r>
      <w:r>
        <w:rPr>
          <w:i/>
          <w:iCs/>
          <w:spacing w:val="51"/>
          <w:w w:val="101"/>
          <w:sz w:val="20"/>
          <w:szCs w:val="20"/>
        </w:rPr>
        <w:t xml:space="preserve"> </w:t>
      </w:r>
      <w:r>
        <w:rPr>
          <w:i/>
          <w:iCs/>
          <w:spacing w:val="8"/>
          <w:sz w:val="20"/>
          <w:szCs w:val="20"/>
        </w:rPr>
        <w:t>Trans</w:t>
      </w:r>
      <w:r>
        <w:rPr>
          <w:i/>
          <w:iCs/>
          <w:spacing w:val="-34"/>
          <w:sz w:val="20"/>
          <w:szCs w:val="20"/>
        </w:rPr>
        <w:t xml:space="preserve"> </w:t>
      </w:r>
      <w:r>
        <w:rPr>
          <w:i/>
          <w:iCs/>
          <w:spacing w:val="8"/>
          <w:sz w:val="20"/>
          <w:szCs w:val="20"/>
        </w:rPr>
        <w:t>.</w:t>
      </w:r>
      <w:r>
        <w:rPr>
          <w:i/>
          <w:iCs/>
          <w:spacing w:val="42"/>
          <w:w w:val="101"/>
          <w:sz w:val="20"/>
          <w:szCs w:val="20"/>
        </w:rPr>
        <w:t xml:space="preserve"> </w:t>
      </w:r>
      <w:r>
        <w:rPr>
          <w:i/>
          <w:iCs/>
          <w:spacing w:val="8"/>
          <w:sz w:val="20"/>
          <w:szCs w:val="20"/>
        </w:rPr>
        <w:t>Pattern</w:t>
      </w:r>
      <w:r>
        <w:rPr>
          <w:i/>
          <w:iCs/>
          <w:spacing w:val="34"/>
          <w:sz w:val="20"/>
          <w:szCs w:val="20"/>
        </w:rPr>
        <w:t xml:space="preserve"> </w:t>
      </w:r>
      <w:r>
        <w:rPr>
          <w:i/>
          <w:iCs/>
          <w:spacing w:val="7"/>
          <w:sz w:val="20"/>
          <w:szCs w:val="20"/>
        </w:rPr>
        <w:t>Analysis</w:t>
      </w:r>
      <w:r>
        <w:rPr>
          <w:i/>
          <w:iCs/>
          <w:spacing w:val="46"/>
          <w:w w:val="101"/>
          <w:sz w:val="20"/>
          <w:szCs w:val="20"/>
        </w:rPr>
        <w:t xml:space="preserve"> </w:t>
      </w:r>
      <w:r>
        <w:rPr>
          <w:i/>
          <w:iCs/>
          <w:spacing w:val="7"/>
          <w:sz w:val="20"/>
          <w:szCs w:val="20"/>
        </w:rPr>
        <w:t>and</w:t>
      </w:r>
      <w:r>
        <w:rPr>
          <w:i/>
          <w:iCs/>
          <w:spacing w:val="31"/>
          <w:sz w:val="20"/>
          <w:szCs w:val="20"/>
        </w:rPr>
        <w:t xml:space="preserve"> </w:t>
      </w:r>
      <w:r>
        <w:rPr>
          <w:i/>
          <w:iCs/>
          <w:spacing w:val="7"/>
          <w:sz w:val="20"/>
          <w:szCs w:val="20"/>
        </w:rPr>
        <w:t>Machine</w:t>
      </w:r>
      <w:r>
        <w:rPr>
          <w:i/>
          <w:iCs/>
          <w:spacing w:val="39"/>
          <w:w w:val="101"/>
          <w:sz w:val="20"/>
          <w:szCs w:val="20"/>
        </w:rPr>
        <w:t xml:space="preserve"> </w:t>
      </w:r>
      <w:r>
        <w:rPr>
          <w:i/>
          <w:iCs/>
          <w:spacing w:val="7"/>
          <w:sz w:val="20"/>
          <w:szCs w:val="20"/>
        </w:rPr>
        <w:t>Intelligence</w:t>
      </w:r>
      <w:r>
        <w:rPr>
          <w:spacing w:val="7"/>
          <w:sz w:val="20"/>
          <w:szCs w:val="20"/>
        </w:rPr>
        <w:t>,</w:t>
      </w:r>
      <w:r>
        <w:rPr>
          <w:spacing w:val="32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2024.</w:t>
      </w:r>
    </w:p>
    <w:p w14:paraId="3676072B">
      <w:pPr>
        <w:pStyle w:val="3"/>
        <w:spacing w:before="233" w:line="314" w:lineRule="auto"/>
        <w:ind w:left="483" w:right="63" w:hanging="346"/>
        <w:rPr>
          <w:sz w:val="20"/>
          <w:szCs w:val="20"/>
        </w:rPr>
      </w:pPr>
      <w:r>
        <w:rPr>
          <w:spacing w:val="9"/>
          <w:sz w:val="20"/>
          <w:szCs w:val="20"/>
        </w:rPr>
        <w:t>[5]  S. Kornblith,</w:t>
      </w:r>
      <w:r>
        <w:rPr>
          <w:spacing w:val="21"/>
          <w:w w:val="101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J. Shlens, and Q.</w:t>
      </w:r>
      <w:r>
        <w:rPr>
          <w:spacing w:val="10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V.</w:t>
      </w:r>
      <w:r>
        <w:rPr>
          <w:spacing w:val="17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Le,</w:t>
      </w:r>
      <w:r>
        <w:rPr>
          <w:spacing w:val="27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“Do</w:t>
      </w:r>
      <w:r>
        <w:rPr>
          <w:spacing w:val="13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better</w:t>
      </w:r>
      <w:r>
        <w:rPr>
          <w:spacing w:val="15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ImageNet</w:t>
      </w:r>
      <w:r>
        <w:rPr>
          <w:spacing w:val="14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models</w:t>
      </w:r>
      <w:r>
        <w:rPr>
          <w:spacing w:val="11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transfer</w:t>
      </w:r>
      <w:r>
        <w:rPr>
          <w:spacing w:val="13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better?,”</w:t>
      </w:r>
      <w:r>
        <w:rPr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in</w:t>
      </w:r>
      <w:r>
        <w:rPr>
          <w:spacing w:val="38"/>
          <w:w w:val="101"/>
          <w:sz w:val="20"/>
          <w:szCs w:val="20"/>
        </w:rPr>
        <w:t xml:space="preserve"> </w:t>
      </w:r>
      <w:r>
        <w:rPr>
          <w:i/>
          <w:iCs/>
          <w:spacing w:val="7"/>
          <w:sz w:val="20"/>
          <w:szCs w:val="20"/>
        </w:rPr>
        <w:t>Proc</w:t>
      </w:r>
      <w:r>
        <w:rPr>
          <w:i/>
          <w:iCs/>
          <w:spacing w:val="-34"/>
          <w:sz w:val="20"/>
          <w:szCs w:val="20"/>
        </w:rPr>
        <w:t xml:space="preserve"> </w:t>
      </w:r>
      <w:r>
        <w:rPr>
          <w:i/>
          <w:iCs/>
          <w:spacing w:val="7"/>
          <w:sz w:val="20"/>
          <w:szCs w:val="20"/>
        </w:rPr>
        <w:t>.</w:t>
      </w:r>
      <w:r>
        <w:rPr>
          <w:i/>
          <w:iCs/>
          <w:spacing w:val="43"/>
          <w:w w:val="101"/>
          <w:sz w:val="20"/>
          <w:szCs w:val="20"/>
        </w:rPr>
        <w:t xml:space="preserve"> </w:t>
      </w:r>
      <w:r>
        <w:rPr>
          <w:i/>
          <w:iCs/>
          <w:spacing w:val="7"/>
          <w:sz w:val="20"/>
          <w:szCs w:val="20"/>
        </w:rPr>
        <w:t>IEEE</w:t>
      </w:r>
      <w:r>
        <w:rPr>
          <w:i/>
          <w:iCs/>
          <w:spacing w:val="47"/>
          <w:sz w:val="20"/>
          <w:szCs w:val="20"/>
        </w:rPr>
        <w:t xml:space="preserve"> </w:t>
      </w:r>
      <w:r>
        <w:rPr>
          <w:i/>
          <w:iCs/>
          <w:spacing w:val="7"/>
          <w:sz w:val="20"/>
          <w:szCs w:val="20"/>
        </w:rPr>
        <w:t>Conf.</w:t>
      </w:r>
      <w:r>
        <w:rPr>
          <w:i/>
          <w:iCs/>
          <w:spacing w:val="2"/>
          <w:sz w:val="20"/>
          <w:szCs w:val="20"/>
        </w:rPr>
        <w:t xml:space="preserve">  </w:t>
      </w:r>
      <w:r>
        <w:rPr>
          <w:i/>
          <w:iCs/>
          <w:spacing w:val="7"/>
          <w:sz w:val="20"/>
          <w:szCs w:val="20"/>
        </w:rPr>
        <w:t>Computer</w:t>
      </w:r>
      <w:r>
        <w:rPr>
          <w:i/>
          <w:iCs/>
          <w:spacing w:val="2"/>
          <w:sz w:val="20"/>
          <w:szCs w:val="20"/>
        </w:rPr>
        <w:t xml:space="preserve">  </w:t>
      </w:r>
      <w:r>
        <w:rPr>
          <w:i/>
          <w:iCs/>
          <w:spacing w:val="7"/>
          <w:sz w:val="20"/>
          <w:szCs w:val="20"/>
        </w:rPr>
        <w:t>Vision</w:t>
      </w:r>
      <w:r>
        <w:rPr>
          <w:i/>
          <w:iCs/>
          <w:spacing w:val="47"/>
          <w:sz w:val="20"/>
          <w:szCs w:val="20"/>
        </w:rPr>
        <w:t xml:space="preserve"> </w:t>
      </w:r>
      <w:r>
        <w:rPr>
          <w:i/>
          <w:iCs/>
          <w:spacing w:val="7"/>
          <w:sz w:val="20"/>
          <w:szCs w:val="20"/>
        </w:rPr>
        <w:t>and</w:t>
      </w:r>
      <w:r>
        <w:rPr>
          <w:i/>
          <w:iCs/>
          <w:spacing w:val="32"/>
          <w:sz w:val="20"/>
          <w:szCs w:val="20"/>
        </w:rPr>
        <w:t xml:space="preserve"> </w:t>
      </w:r>
      <w:r>
        <w:rPr>
          <w:i/>
          <w:iCs/>
          <w:spacing w:val="7"/>
          <w:sz w:val="20"/>
          <w:szCs w:val="20"/>
        </w:rPr>
        <w:t>Pattern</w:t>
      </w:r>
      <w:r>
        <w:rPr>
          <w:i/>
          <w:iCs/>
          <w:spacing w:val="38"/>
          <w:sz w:val="20"/>
          <w:szCs w:val="20"/>
        </w:rPr>
        <w:t xml:space="preserve"> </w:t>
      </w:r>
      <w:r>
        <w:rPr>
          <w:i/>
          <w:iCs/>
          <w:spacing w:val="7"/>
          <w:sz w:val="20"/>
          <w:szCs w:val="20"/>
        </w:rPr>
        <w:t>Recognit</w:t>
      </w:r>
      <w:r>
        <w:rPr>
          <w:i/>
          <w:iCs/>
          <w:spacing w:val="6"/>
          <w:sz w:val="20"/>
          <w:szCs w:val="20"/>
        </w:rPr>
        <w:t>ion</w:t>
      </w:r>
      <w:r>
        <w:rPr>
          <w:i/>
          <w:iCs/>
          <w:sz w:val="20"/>
          <w:szCs w:val="20"/>
        </w:rPr>
        <w:t xml:space="preserve">  </w:t>
      </w:r>
      <w:r>
        <w:rPr>
          <w:i/>
          <w:iCs/>
          <w:spacing w:val="6"/>
          <w:sz w:val="20"/>
          <w:szCs w:val="20"/>
        </w:rPr>
        <w:t>(CVPR)</w:t>
      </w:r>
      <w:r>
        <w:rPr>
          <w:spacing w:val="6"/>
          <w:sz w:val="20"/>
          <w:szCs w:val="20"/>
        </w:rPr>
        <w:t>,</w:t>
      </w:r>
      <w:r>
        <w:rPr>
          <w:spacing w:val="29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pp.</w:t>
      </w:r>
      <w:r>
        <w:rPr>
          <w:spacing w:val="33"/>
          <w:w w:val="101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2661–</w:t>
      </w:r>
      <w:r>
        <w:rPr>
          <w:sz w:val="20"/>
          <w:szCs w:val="20"/>
        </w:rPr>
        <w:t xml:space="preserve"> </w:t>
      </w:r>
      <w:r>
        <w:rPr>
          <w:spacing w:val="1"/>
          <w:sz w:val="20"/>
          <w:szCs w:val="20"/>
        </w:rPr>
        <w:t>2671,</w:t>
      </w:r>
      <w:r>
        <w:rPr>
          <w:spacing w:val="33"/>
          <w:w w:val="101"/>
          <w:sz w:val="20"/>
          <w:szCs w:val="20"/>
        </w:rPr>
        <w:t xml:space="preserve"> </w:t>
      </w:r>
      <w:r>
        <w:rPr>
          <w:spacing w:val="1"/>
          <w:sz w:val="20"/>
          <w:szCs w:val="20"/>
        </w:rPr>
        <w:t>2019.</w:t>
      </w:r>
    </w:p>
    <w:p w14:paraId="39B4A811">
      <w:pPr>
        <w:spacing w:line="314" w:lineRule="auto"/>
        <w:rPr>
          <w:sz w:val="20"/>
          <w:szCs w:val="20"/>
        </w:rPr>
        <w:sectPr>
          <w:pgSz w:w="11906" w:h="16838"/>
          <w:pgMar w:top="400" w:right="1302" w:bottom="400" w:left="1424" w:header="0" w:footer="0" w:gutter="0"/>
          <w:cols w:space="720" w:num="1"/>
        </w:sectPr>
      </w:pPr>
    </w:p>
    <w:p w14:paraId="4EA34ADF">
      <w:pPr>
        <w:pStyle w:val="3"/>
        <w:spacing w:before="314" w:line="234" w:lineRule="auto"/>
        <w:rPr>
          <w:del w:id="284" w:author="刘华明" w:date="2026-10-15T18:00:02Z"/>
          <w:rFonts w:ascii="Arial"/>
          <w:sz w:val="20"/>
          <w:szCs w:val="20"/>
        </w:rPr>
      </w:pPr>
      <w:del w:id="285" w:author="刘华明" w:date="2026-10-15T18:00:02Z">
        <w:r>
          <w:rPr>
            <w:rFonts w:ascii="楷体" w:hAnsi="楷体" w:eastAsia="楷体" w:cs="楷体"/>
            <w:spacing w:val="1"/>
            <w:sz w:val="20"/>
            <w:szCs w:val="20"/>
          </w:rPr>
          <w:delText xml:space="preserve">                                                                </w:delText>
        </w:r>
      </w:del>
    </w:p>
    <w:p w14:paraId="64E7BA7D">
      <w:pPr>
        <w:pStyle w:val="3"/>
        <w:spacing w:before="66" w:line="315" w:lineRule="auto"/>
        <w:ind w:left="484" w:right="51" w:hanging="347"/>
        <w:rPr>
          <w:sz w:val="20"/>
          <w:szCs w:val="20"/>
        </w:rPr>
      </w:pPr>
      <w:bookmarkStart w:id="10" w:name="bookmark5"/>
      <w:bookmarkEnd w:id="10"/>
      <w:r>
        <w:rPr>
          <w:spacing w:val="9"/>
          <w:sz w:val="20"/>
          <w:szCs w:val="20"/>
        </w:rPr>
        <w:t xml:space="preserve">[6]  F.  </w:t>
      </w:r>
      <w:r>
        <w:rPr>
          <w:sz w:val="20"/>
          <w:szCs w:val="20"/>
        </w:rPr>
        <w:t>Zhuang</w:t>
      </w:r>
      <w:r>
        <w:rPr>
          <w:spacing w:val="9"/>
          <w:sz w:val="20"/>
          <w:szCs w:val="20"/>
        </w:rPr>
        <w:t xml:space="preserve">,  Z.  </w:t>
      </w:r>
      <w:r>
        <w:rPr>
          <w:sz w:val="20"/>
          <w:szCs w:val="20"/>
        </w:rPr>
        <w:t>Qi</w:t>
      </w:r>
      <w:r>
        <w:rPr>
          <w:spacing w:val="9"/>
          <w:sz w:val="20"/>
          <w:szCs w:val="20"/>
        </w:rPr>
        <w:t>,  K.</w:t>
      </w:r>
      <w:r>
        <w:rPr>
          <w:spacing w:val="6"/>
          <w:sz w:val="20"/>
          <w:szCs w:val="20"/>
        </w:rPr>
        <w:t xml:space="preserve">  </w:t>
      </w:r>
      <w:r>
        <w:rPr>
          <w:sz w:val="20"/>
          <w:szCs w:val="20"/>
        </w:rPr>
        <w:t>Duan</w:t>
      </w:r>
      <w:r>
        <w:rPr>
          <w:spacing w:val="9"/>
          <w:sz w:val="20"/>
          <w:szCs w:val="20"/>
        </w:rPr>
        <w:t>,</w:t>
      </w:r>
      <w:r>
        <w:rPr>
          <w:spacing w:val="10"/>
          <w:sz w:val="20"/>
          <w:szCs w:val="20"/>
        </w:rPr>
        <w:t xml:space="preserve">  </w:t>
      </w:r>
      <w:r>
        <w:rPr>
          <w:spacing w:val="9"/>
          <w:sz w:val="20"/>
          <w:szCs w:val="20"/>
        </w:rPr>
        <w:t xml:space="preserve">D.  </w:t>
      </w:r>
      <w:r>
        <w:rPr>
          <w:sz w:val="20"/>
          <w:szCs w:val="20"/>
        </w:rPr>
        <w:t>Xi</w:t>
      </w:r>
      <w:r>
        <w:rPr>
          <w:spacing w:val="9"/>
          <w:sz w:val="20"/>
          <w:szCs w:val="20"/>
        </w:rPr>
        <w:t>,</w:t>
      </w:r>
      <w:r>
        <w:rPr>
          <w:spacing w:val="6"/>
          <w:sz w:val="20"/>
          <w:szCs w:val="20"/>
        </w:rPr>
        <w:t xml:space="preserve">  </w:t>
      </w:r>
      <w:r>
        <w:rPr>
          <w:spacing w:val="9"/>
          <w:sz w:val="20"/>
          <w:szCs w:val="20"/>
        </w:rPr>
        <w:t>Y.</w:t>
      </w:r>
      <w:r>
        <w:rPr>
          <w:spacing w:val="7"/>
          <w:sz w:val="20"/>
          <w:szCs w:val="20"/>
        </w:rPr>
        <w:t xml:space="preserve">  </w:t>
      </w:r>
      <w:r>
        <w:rPr>
          <w:sz w:val="20"/>
          <w:szCs w:val="20"/>
        </w:rPr>
        <w:t>Zhu</w:t>
      </w:r>
      <w:r>
        <w:rPr>
          <w:spacing w:val="9"/>
          <w:sz w:val="20"/>
          <w:szCs w:val="20"/>
        </w:rPr>
        <w:t>,  H.</w:t>
      </w:r>
      <w:r>
        <w:rPr>
          <w:spacing w:val="7"/>
          <w:sz w:val="20"/>
          <w:szCs w:val="20"/>
        </w:rPr>
        <w:t xml:space="preserve">  </w:t>
      </w:r>
      <w:r>
        <w:rPr>
          <w:sz w:val="20"/>
          <w:szCs w:val="20"/>
        </w:rPr>
        <w:t>Zhu</w:t>
      </w:r>
      <w:r>
        <w:rPr>
          <w:spacing w:val="9"/>
          <w:sz w:val="20"/>
          <w:szCs w:val="20"/>
        </w:rPr>
        <w:t>,</w:t>
      </w:r>
      <w:r>
        <w:rPr>
          <w:spacing w:val="10"/>
          <w:sz w:val="20"/>
          <w:szCs w:val="20"/>
        </w:rPr>
        <w:t xml:space="preserve">  </w:t>
      </w:r>
      <w:r>
        <w:rPr>
          <w:spacing w:val="9"/>
          <w:sz w:val="20"/>
          <w:szCs w:val="20"/>
        </w:rPr>
        <w:t xml:space="preserve">H.  </w:t>
      </w:r>
      <w:r>
        <w:rPr>
          <w:sz w:val="20"/>
          <w:szCs w:val="20"/>
        </w:rPr>
        <w:t>Xiong</w:t>
      </w:r>
      <w:r>
        <w:rPr>
          <w:spacing w:val="9"/>
          <w:sz w:val="20"/>
          <w:szCs w:val="20"/>
        </w:rPr>
        <w:t xml:space="preserve">,  </w:t>
      </w:r>
      <w:r>
        <w:rPr>
          <w:sz w:val="20"/>
          <w:szCs w:val="20"/>
        </w:rPr>
        <w:t>and</w:t>
      </w:r>
      <w:r>
        <w:rPr>
          <w:spacing w:val="6"/>
          <w:sz w:val="20"/>
          <w:szCs w:val="20"/>
        </w:rPr>
        <w:t xml:space="preserve">  </w:t>
      </w:r>
      <w:r>
        <w:rPr>
          <w:sz w:val="20"/>
          <w:szCs w:val="20"/>
        </w:rPr>
        <w:t>Q</w:t>
      </w:r>
      <w:r>
        <w:rPr>
          <w:spacing w:val="9"/>
          <w:sz w:val="20"/>
          <w:szCs w:val="20"/>
        </w:rPr>
        <w:t>.</w:t>
      </w:r>
      <w:r>
        <w:rPr>
          <w:spacing w:val="5"/>
          <w:sz w:val="20"/>
          <w:szCs w:val="20"/>
        </w:rPr>
        <w:t xml:space="preserve">  </w:t>
      </w:r>
      <w:r>
        <w:rPr>
          <w:sz w:val="20"/>
          <w:szCs w:val="20"/>
        </w:rPr>
        <w:t>He</w:t>
      </w:r>
      <w:r>
        <w:rPr>
          <w:spacing w:val="9"/>
          <w:sz w:val="20"/>
          <w:szCs w:val="20"/>
        </w:rPr>
        <w:t>,</w:t>
      </w:r>
      <w:r>
        <w:rPr>
          <w:spacing w:val="14"/>
          <w:sz w:val="20"/>
          <w:szCs w:val="20"/>
        </w:rPr>
        <w:t xml:space="preserve">  </w:t>
      </w:r>
      <w:r>
        <w:rPr>
          <w:spacing w:val="9"/>
          <w:sz w:val="20"/>
          <w:szCs w:val="20"/>
        </w:rPr>
        <w:t>“A</w:t>
      </w:r>
      <w:r>
        <w:rPr>
          <w:sz w:val="20"/>
          <w:szCs w:val="20"/>
        </w:rPr>
        <w:t xml:space="preserve"> comprehensive</w:t>
      </w:r>
      <w:r>
        <w:rPr>
          <w:spacing w:val="35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survey</w:t>
      </w:r>
      <w:r>
        <w:rPr>
          <w:spacing w:val="32"/>
          <w:sz w:val="20"/>
          <w:szCs w:val="20"/>
        </w:rPr>
        <w:t xml:space="preserve"> </w:t>
      </w:r>
      <w:r>
        <w:rPr>
          <w:sz w:val="20"/>
          <w:szCs w:val="20"/>
        </w:rPr>
        <w:t>on</w:t>
      </w:r>
      <w:r>
        <w:rPr>
          <w:spacing w:val="29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transfer</w:t>
      </w:r>
      <w:r>
        <w:rPr>
          <w:spacing w:val="32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learning</w:t>
      </w:r>
      <w:r>
        <w:rPr>
          <w:spacing w:val="20"/>
          <w:sz w:val="20"/>
          <w:szCs w:val="20"/>
        </w:rPr>
        <w:t>,”</w:t>
      </w:r>
      <w:r>
        <w:rPr>
          <w:spacing w:val="42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Proc</w:t>
      </w:r>
      <w:r>
        <w:rPr>
          <w:i/>
          <w:iCs/>
          <w:spacing w:val="-33"/>
          <w:sz w:val="20"/>
          <w:szCs w:val="20"/>
        </w:rPr>
        <w:t xml:space="preserve"> </w:t>
      </w:r>
      <w:r>
        <w:rPr>
          <w:i/>
          <w:iCs/>
          <w:spacing w:val="20"/>
          <w:sz w:val="20"/>
          <w:szCs w:val="20"/>
        </w:rPr>
        <w:t>.</w:t>
      </w:r>
      <w:r>
        <w:rPr>
          <w:i/>
          <w:iCs/>
          <w:spacing w:val="45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IEEE</w:t>
      </w:r>
      <w:r>
        <w:rPr>
          <w:spacing w:val="20"/>
          <w:sz w:val="20"/>
          <w:szCs w:val="20"/>
        </w:rPr>
        <w:t>,</w:t>
      </w:r>
      <w:r>
        <w:rPr>
          <w:spacing w:val="29"/>
          <w:sz w:val="20"/>
          <w:szCs w:val="20"/>
        </w:rPr>
        <w:t xml:space="preserve"> </w:t>
      </w:r>
      <w:r>
        <w:rPr>
          <w:sz w:val="20"/>
          <w:szCs w:val="20"/>
        </w:rPr>
        <w:t>vol</w:t>
      </w:r>
      <w:r>
        <w:rPr>
          <w:spacing w:val="20"/>
          <w:sz w:val="20"/>
          <w:szCs w:val="20"/>
        </w:rPr>
        <w:t>.</w:t>
      </w:r>
      <w:r>
        <w:rPr>
          <w:spacing w:val="46"/>
          <w:w w:val="101"/>
          <w:sz w:val="20"/>
          <w:szCs w:val="20"/>
        </w:rPr>
        <w:t xml:space="preserve"> </w:t>
      </w:r>
      <w:r>
        <w:rPr>
          <w:spacing w:val="20"/>
          <w:sz w:val="20"/>
          <w:szCs w:val="20"/>
        </w:rPr>
        <w:t>109,</w:t>
      </w:r>
      <w:r>
        <w:rPr>
          <w:spacing w:val="33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no</w:t>
      </w:r>
      <w:r>
        <w:rPr>
          <w:spacing w:val="20"/>
          <w:sz w:val="20"/>
          <w:szCs w:val="20"/>
        </w:rPr>
        <w:t>.</w:t>
      </w:r>
      <w:r>
        <w:rPr>
          <w:spacing w:val="47"/>
          <w:sz w:val="20"/>
          <w:szCs w:val="20"/>
        </w:rPr>
        <w:t xml:space="preserve"> </w:t>
      </w:r>
      <w:r>
        <w:rPr>
          <w:spacing w:val="20"/>
          <w:sz w:val="20"/>
          <w:szCs w:val="20"/>
        </w:rPr>
        <w:t>1,</w:t>
      </w:r>
      <w:r>
        <w:rPr>
          <w:spacing w:val="33"/>
          <w:sz w:val="20"/>
          <w:szCs w:val="20"/>
        </w:rPr>
        <w:t xml:space="preserve"> </w:t>
      </w:r>
      <w:r>
        <w:rPr>
          <w:sz w:val="20"/>
          <w:szCs w:val="20"/>
        </w:rPr>
        <w:t>pp</w:t>
      </w:r>
      <w:r>
        <w:rPr>
          <w:spacing w:val="20"/>
          <w:sz w:val="20"/>
          <w:szCs w:val="20"/>
        </w:rPr>
        <w:t>.</w:t>
      </w:r>
      <w:r>
        <w:rPr>
          <w:spacing w:val="31"/>
          <w:sz w:val="20"/>
          <w:szCs w:val="20"/>
        </w:rPr>
        <w:t xml:space="preserve"> </w:t>
      </w:r>
      <w:r>
        <w:rPr>
          <w:spacing w:val="20"/>
          <w:sz w:val="20"/>
          <w:szCs w:val="20"/>
        </w:rPr>
        <w:t>43–76,</w:t>
      </w:r>
      <w:r>
        <w:rPr>
          <w:sz w:val="20"/>
          <w:szCs w:val="20"/>
        </w:rPr>
        <w:t xml:space="preserve"> </w:t>
      </w:r>
      <w:bookmarkStart w:id="11" w:name="bookmark6"/>
      <w:bookmarkEnd w:id="11"/>
      <w:r>
        <w:rPr>
          <w:spacing w:val="1"/>
          <w:sz w:val="20"/>
          <w:szCs w:val="20"/>
        </w:rPr>
        <w:t>2021.</w:t>
      </w:r>
    </w:p>
    <w:p w14:paraId="1BC24BE8">
      <w:pPr>
        <w:pStyle w:val="3"/>
        <w:spacing w:before="236" w:line="321" w:lineRule="auto"/>
        <w:ind w:left="480" w:right="44" w:hanging="343"/>
        <w:rPr>
          <w:sz w:val="20"/>
          <w:szCs w:val="20"/>
        </w:rPr>
      </w:pPr>
      <w:r>
        <w:rPr>
          <w:spacing w:val="17"/>
          <w:sz w:val="20"/>
          <w:szCs w:val="20"/>
        </w:rPr>
        <w:t>[7]  A.</w:t>
      </w:r>
      <w:r>
        <w:rPr>
          <w:spacing w:val="47"/>
          <w:sz w:val="20"/>
          <w:szCs w:val="20"/>
        </w:rPr>
        <w:t xml:space="preserve"> </w:t>
      </w:r>
      <w:r>
        <w:rPr>
          <w:sz w:val="20"/>
          <w:szCs w:val="20"/>
        </w:rPr>
        <w:t>Dosovitskiy</w:t>
      </w:r>
      <w:r>
        <w:rPr>
          <w:spacing w:val="17"/>
          <w:sz w:val="20"/>
          <w:szCs w:val="20"/>
        </w:rPr>
        <w:t>,</w:t>
      </w:r>
      <w:r>
        <w:rPr>
          <w:spacing w:val="45"/>
          <w:w w:val="101"/>
          <w:sz w:val="20"/>
          <w:szCs w:val="20"/>
        </w:rPr>
        <w:t xml:space="preserve"> </w:t>
      </w:r>
      <w:r>
        <w:rPr>
          <w:spacing w:val="17"/>
          <w:sz w:val="20"/>
          <w:szCs w:val="20"/>
        </w:rPr>
        <w:t>L.</w:t>
      </w:r>
      <w:r>
        <w:rPr>
          <w:spacing w:val="43"/>
          <w:sz w:val="20"/>
          <w:szCs w:val="20"/>
        </w:rPr>
        <w:t xml:space="preserve"> </w:t>
      </w:r>
      <w:r>
        <w:rPr>
          <w:sz w:val="20"/>
          <w:szCs w:val="20"/>
        </w:rPr>
        <w:t>Beyer</w:t>
      </w:r>
      <w:r>
        <w:rPr>
          <w:spacing w:val="17"/>
          <w:sz w:val="20"/>
          <w:szCs w:val="20"/>
        </w:rPr>
        <w:t>,</w:t>
      </w:r>
      <w:r>
        <w:rPr>
          <w:spacing w:val="43"/>
          <w:w w:val="101"/>
          <w:sz w:val="20"/>
          <w:szCs w:val="20"/>
        </w:rPr>
        <w:t xml:space="preserve"> </w:t>
      </w:r>
      <w:r>
        <w:rPr>
          <w:spacing w:val="17"/>
          <w:sz w:val="20"/>
          <w:szCs w:val="20"/>
        </w:rPr>
        <w:t>A.</w:t>
      </w:r>
      <w:r>
        <w:rPr>
          <w:spacing w:val="42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Kolesnikov</w:t>
      </w:r>
      <w:r>
        <w:rPr>
          <w:spacing w:val="17"/>
          <w:sz w:val="20"/>
          <w:szCs w:val="20"/>
        </w:rPr>
        <w:t>,</w:t>
      </w:r>
      <w:r>
        <w:rPr>
          <w:spacing w:val="46"/>
          <w:sz w:val="20"/>
          <w:szCs w:val="20"/>
        </w:rPr>
        <w:t xml:space="preserve"> </w:t>
      </w:r>
      <w:r>
        <w:rPr>
          <w:spacing w:val="17"/>
          <w:sz w:val="20"/>
          <w:szCs w:val="20"/>
        </w:rPr>
        <w:t>D.</w:t>
      </w:r>
      <w:r>
        <w:rPr>
          <w:spacing w:val="36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Weissenborn</w:t>
      </w:r>
      <w:r>
        <w:rPr>
          <w:spacing w:val="17"/>
          <w:sz w:val="20"/>
          <w:szCs w:val="20"/>
        </w:rPr>
        <w:t>,</w:t>
      </w:r>
      <w:r>
        <w:rPr>
          <w:spacing w:val="41"/>
          <w:w w:val="101"/>
          <w:sz w:val="20"/>
          <w:szCs w:val="20"/>
        </w:rPr>
        <w:t xml:space="preserve"> </w:t>
      </w:r>
      <w:r>
        <w:rPr>
          <w:spacing w:val="17"/>
          <w:sz w:val="20"/>
          <w:szCs w:val="20"/>
        </w:rPr>
        <w:t>X.</w:t>
      </w:r>
      <w:r>
        <w:rPr>
          <w:spacing w:val="46"/>
          <w:sz w:val="20"/>
          <w:szCs w:val="20"/>
        </w:rPr>
        <w:t xml:space="preserve"> </w:t>
      </w:r>
      <w:r>
        <w:rPr>
          <w:sz w:val="20"/>
          <w:szCs w:val="20"/>
        </w:rPr>
        <w:t>Zhai</w:t>
      </w:r>
      <w:r>
        <w:rPr>
          <w:spacing w:val="17"/>
          <w:sz w:val="20"/>
          <w:szCs w:val="20"/>
        </w:rPr>
        <w:t>,</w:t>
      </w:r>
      <w:r>
        <w:rPr>
          <w:spacing w:val="44"/>
          <w:sz w:val="20"/>
          <w:szCs w:val="20"/>
        </w:rPr>
        <w:t xml:space="preserve"> </w:t>
      </w:r>
      <w:r>
        <w:rPr>
          <w:spacing w:val="17"/>
          <w:sz w:val="20"/>
          <w:szCs w:val="20"/>
        </w:rPr>
        <w:t>T.</w:t>
      </w:r>
      <w:r>
        <w:rPr>
          <w:spacing w:val="43"/>
          <w:sz w:val="20"/>
          <w:szCs w:val="20"/>
        </w:rPr>
        <w:t xml:space="preserve"> </w:t>
      </w:r>
      <w:r>
        <w:rPr>
          <w:sz w:val="20"/>
          <w:szCs w:val="20"/>
        </w:rPr>
        <w:t>Unterthiner</w:t>
      </w:r>
      <w:r>
        <w:rPr>
          <w:spacing w:val="17"/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>
        <w:rPr>
          <w:spacing w:val="17"/>
          <w:sz w:val="20"/>
          <w:szCs w:val="20"/>
        </w:rPr>
        <w:t>M.</w:t>
      </w:r>
      <w:r>
        <w:rPr>
          <w:spacing w:val="44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Dehghani</w:t>
      </w:r>
      <w:r>
        <w:rPr>
          <w:spacing w:val="17"/>
          <w:sz w:val="20"/>
          <w:szCs w:val="20"/>
        </w:rPr>
        <w:t>,</w:t>
      </w:r>
      <w:r>
        <w:rPr>
          <w:spacing w:val="45"/>
          <w:sz w:val="20"/>
          <w:szCs w:val="20"/>
        </w:rPr>
        <w:t xml:space="preserve"> </w:t>
      </w:r>
      <w:r>
        <w:rPr>
          <w:spacing w:val="17"/>
          <w:sz w:val="20"/>
          <w:szCs w:val="20"/>
        </w:rPr>
        <w:t>M.</w:t>
      </w:r>
      <w:r>
        <w:rPr>
          <w:spacing w:val="42"/>
          <w:sz w:val="20"/>
          <w:szCs w:val="20"/>
        </w:rPr>
        <w:t xml:space="preserve"> </w:t>
      </w:r>
      <w:r>
        <w:rPr>
          <w:sz w:val="20"/>
          <w:szCs w:val="20"/>
        </w:rPr>
        <w:t>Minderer</w:t>
      </w:r>
      <w:r>
        <w:rPr>
          <w:spacing w:val="17"/>
          <w:sz w:val="20"/>
          <w:szCs w:val="20"/>
        </w:rPr>
        <w:t>,</w:t>
      </w:r>
      <w:r>
        <w:rPr>
          <w:spacing w:val="48"/>
          <w:sz w:val="20"/>
          <w:szCs w:val="20"/>
        </w:rPr>
        <w:t xml:space="preserve"> </w:t>
      </w:r>
      <w:r>
        <w:rPr>
          <w:spacing w:val="17"/>
          <w:sz w:val="20"/>
          <w:szCs w:val="20"/>
        </w:rPr>
        <w:t>G.</w:t>
      </w:r>
      <w:r>
        <w:rPr>
          <w:spacing w:val="41"/>
          <w:sz w:val="20"/>
          <w:szCs w:val="20"/>
        </w:rPr>
        <w:t xml:space="preserve"> </w:t>
      </w:r>
      <w:r>
        <w:rPr>
          <w:sz w:val="20"/>
          <w:szCs w:val="20"/>
        </w:rPr>
        <w:t>Heigold</w:t>
      </w:r>
      <w:r>
        <w:rPr>
          <w:spacing w:val="17"/>
          <w:sz w:val="20"/>
          <w:szCs w:val="20"/>
        </w:rPr>
        <w:t>,</w:t>
      </w:r>
      <w:r>
        <w:rPr>
          <w:spacing w:val="47"/>
          <w:w w:val="101"/>
          <w:sz w:val="20"/>
          <w:szCs w:val="20"/>
        </w:rPr>
        <w:t xml:space="preserve"> </w:t>
      </w:r>
      <w:r>
        <w:rPr>
          <w:spacing w:val="17"/>
          <w:sz w:val="20"/>
          <w:szCs w:val="20"/>
        </w:rPr>
        <w:t>S.</w:t>
      </w:r>
      <w:r>
        <w:rPr>
          <w:spacing w:val="44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Gelly</w:t>
      </w:r>
      <w:r>
        <w:rPr>
          <w:spacing w:val="17"/>
          <w:sz w:val="20"/>
          <w:szCs w:val="20"/>
        </w:rPr>
        <w:t>,</w:t>
      </w:r>
      <w:r>
        <w:rPr>
          <w:spacing w:val="41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et</w:t>
      </w:r>
      <w:r>
        <w:rPr>
          <w:spacing w:val="39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al</w:t>
      </w:r>
      <w:r>
        <w:rPr>
          <w:spacing w:val="17"/>
          <w:sz w:val="20"/>
          <w:szCs w:val="20"/>
        </w:rPr>
        <w:t>.,</w:t>
      </w:r>
      <w:r>
        <w:rPr>
          <w:spacing w:val="52"/>
          <w:sz w:val="20"/>
          <w:szCs w:val="20"/>
        </w:rPr>
        <w:t xml:space="preserve"> </w:t>
      </w:r>
      <w:r>
        <w:rPr>
          <w:spacing w:val="17"/>
          <w:sz w:val="20"/>
          <w:szCs w:val="20"/>
        </w:rPr>
        <w:t>“</w:t>
      </w:r>
      <w:r>
        <w:rPr>
          <w:sz w:val="20"/>
          <w:szCs w:val="20"/>
        </w:rPr>
        <w:t>An</w:t>
      </w:r>
      <w:r>
        <w:rPr>
          <w:spacing w:val="39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image</w:t>
      </w:r>
      <w:r>
        <w:rPr>
          <w:spacing w:val="39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is</w:t>
      </w:r>
      <w:r>
        <w:rPr>
          <w:spacing w:val="36"/>
          <w:sz w:val="20"/>
          <w:szCs w:val="20"/>
        </w:rPr>
        <w:t xml:space="preserve"> </w:t>
      </w:r>
      <w:r>
        <w:rPr>
          <w:sz w:val="20"/>
          <w:szCs w:val="20"/>
        </w:rPr>
        <w:t>worth</w:t>
      </w:r>
      <w:r>
        <w:rPr>
          <w:spacing w:val="53"/>
          <w:sz w:val="20"/>
          <w:szCs w:val="20"/>
        </w:rPr>
        <w:t xml:space="preserve"> </w:t>
      </w:r>
      <w:r>
        <w:rPr>
          <w:spacing w:val="17"/>
          <w:sz w:val="20"/>
          <w:szCs w:val="20"/>
        </w:rPr>
        <w:t>16x16</w:t>
      </w:r>
      <w:r>
        <w:rPr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words:</w:t>
      </w:r>
      <w:r>
        <w:rPr>
          <w:spacing w:val="19"/>
          <w:sz w:val="20"/>
          <w:szCs w:val="20"/>
        </w:rPr>
        <w:t xml:space="preserve">  </w:t>
      </w:r>
      <w:r>
        <w:rPr>
          <w:spacing w:val="6"/>
          <w:sz w:val="20"/>
          <w:szCs w:val="20"/>
        </w:rPr>
        <w:t>Transformers</w:t>
      </w:r>
      <w:r>
        <w:rPr>
          <w:spacing w:val="49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for</w:t>
      </w:r>
      <w:r>
        <w:rPr>
          <w:spacing w:val="48"/>
          <w:w w:val="101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image</w:t>
      </w:r>
      <w:r>
        <w:rPr>
          <w:spacing w:val="48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recognition</w:t>
      </w:r>
      <w:r>
        <w:rPr>
          <w:spacing w:val="49"/>
          <w:w w:val="101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at</w:t>
      </w:r>
      <w:r>
        <w:rPr>
          <w:spacing w:val="48"/>
          <w:w w:val="101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scale,”</w:t>
      </w:r>
      <w:r>
        <w:rPr>
          <w:spacing w:val="54"/>
          <w:w w:val="101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in</w:t>
      </w:r>
      <w:r>
        <w:rPr>
          <w:spacing w:val="57"/>
          <w:sz w:val="20"/>
          <w:szCs w:val="20"/>
        </w:rPr>
        <w:t xml:space="preserve"> </w:t>
      </w:r>
      <w:r>
        <w:rPr>
          <w:i/>
          <w:iCs/>
          <w:spacing w:val="6"/>
          <w:sz w:val="20"/>
          <w:szCs w:val="20"/>
        </w:rPr>
        <w:t>Proc</w:t>
      </w:r>
      <w:r>
        <w:rPr>
          <w:i/>
          <w:iCs/>
          <w:spacing w:val="-34"/>
          <w:sz w:val="20"/>
          <w:szCs w:val="20"/>
        </w:rPr>
        <w:t xml:space="preserve"> </w:t>
      </w:r>
      <w:r>
        <w:rPr>
          <w:i/>
          <w:iCs/>
          <w:spacing w:val="6"/>
          <w:sz w:val="20"/>
          <w:szCs w:val="20"/>
        </w:rPr>
        <w:t>.</w:t>
      </w:r>
      <w:r>
        <w:rPr>
          <w:i/>
          <w:iCs/>
          <w:spacing w:val="3"/>
          <w:sz w:val="20"/>
          <w:szCs w:val="20"/>
        </w:rPr>
        <w:t xml:space="preserve">  </w:t>
      </w:r>
      <w:r>
        <w:rPr>
          <w:i/>
          <w:iCs/>
          <w:spacing w:val="6"/>
          <w:sz w:val="20"/>
          <w:szCs w:val="20"/>
        </w:rPr>
        <w:t>Int.  C</w:t>
      </w:r>
      <w:r>
        <w:rPr>
          <w:i/>
          <w:iCs/>
          <w:spacing w:val="5"/>
          <w:sz w:val="20"/>
          <w:szCs w:val="20"/>
        </w:rPr>
        <w:t>onf.  Learning</w:t>
      </w:r>
      <w:r>
        <w:rPr>
          <w:i/>
          <w:iCs/>
          <w:sz w:val="20"/>
          <w:szCs w:val="20"/>
        </w:rPr>
        <w:t xml:space="preserve"> </w:t>
      </w:r>
      <w:bookmarkStart w:id="12" w:name="bookmark8"/>
      <w:bookmarkEnd w:id="12"/>
      <w:r>
        <w:rPr>
          <w:i/>
          <w:iCs/>
          <w:sz w:val="20"/>
          <w:szCs w:val="20"/>
        </w:rPr>
        <w:t>Representations</w:t>
      </w:r>
      <w:r>
        <w:rPr>
          <w:i/>
          <w:iCs/>
          <w:spacing w:val="3"/>
          <w:sz w:val="20"/>
          <w:szCs w:val="20"/>
        </w:rPr>
        <w:t xml:space="preserve">  </w:t>
      </w:r>
      <w:r>
        <w:rPr>
          <w:i/>
          <w:iCs/>
          <w:spacing w:val="26"/>
          <w:sz w:val="20"/>
          <w:szCs w:val="20"/>
        </w:rPr>
        <w:t>(</w:t>
      </w:r>
      <w:r>
        <w:rPr>
          <w:i/>
          <w:iCs/>
          <w:sz w:val="20"/>
          <w:szCs w:val="20"/>
        </w:rPr>
        <w:t>ICLR</w:t>
      </w:r>
      <w:r>
        <w:rPr>
          <w:i/>
          <w:iCs/>
          <w:spacing w:val="26"/>
          <w:sz w:val="20"/>
          <w:szCs w:val="20"/>
        </w:rPr>
        <w:t>)</w:t>
      </w:r>
      <w:r>
        <w:rPr>
          <w:spacing w:val="26"/>
          <w:sz w:val="20"/>
          <w:szCs w:val="20"/>
        </w:rPr>
        <w:t>,</w:t>
      </w:r>
      <w:r>
        <w:rPr>
          <w:spacing w:val="33"/>
          <w:w w:val="101"/>
          <w:sz w:val="20"/>
          <w:szCs w:val="20"/>
        </w:rPr>
        <w:t xml:space="preserve"> </w:t>
      </w:r>
      <w:r>
        <w:rPr>
          <w:spacing w:val="26"/>
          <w:sz w:val="20"/>
          <w:szCs w:val="20"/>
        </w:rPr>
        <w:t>2021.</w:t>
      </w:r>
    </w:p>
    <w:p w14:paraId="011E857A">
      <w:pPr>
        <w:pStyle w:val="3"/>
        <w:spacing w:before="217" w:line="318" w:lineRule="auto"/>
        <w:ind w:left="484" w:right="48" w:hanging="347"/>
        <w:rPr>
          <w:sz w:val="20"/>
          <w:szCs w:val="20"/>
        </w:rPr>
      </w:pPr>
      <w:r>
        <w:rPr>
          <w:spacing w:val="6"/>
          <w:sz w:val="20"/>
          <w:szCs w:val="20"/>
        </w:rPr>
        <w:t>[8]  J.</w:t>
      </w:r>
      <w:r>
        <w:rPr>
          <w:spacing w:val="36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Yosinski,</w:t>
      </w:r>
      <w:r>
        <w:rPr>
          <w:spacing w:val="48"/>
          <w:w w:val="101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J.</w:t>
      </w:r>
      <w:r>
        <w:rPr>
          <w:spacing w:val="47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Clune,</w:t>
      </w:r>
      <w:r>
        <w:rPr>
          <w:spacing w:val="39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Y.</w:t>
      </w:r>
      <w:r>
        <w:rPr>
          <w:spacing w:val="44"/>
          <w:w w:val="101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Bengio,</w:t>
      </w:r>
      <w:r>
        <w:rPr>
          <w:spacing w:val="45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and</w:t>
      </w:r>
      <w:r>
        <w:rPr>
          <w:spacing w:val="43"/>
          <w:w w:val="101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H.</w:t>
      </w:r>
      <w:r>
        <w:rPr>
          <w:spacing w:val="43"/>
          <w:w w:val="101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Lipson,  “How</w:t>
      </w:r>
      <w:r>
        <w:rPr>
          <w:spacing w:val="37"/>
          <w:w w:val="101"/>
          <w:sz w:val="20"/>
          <w:szCs w:val="20"/>
        </w:rPr>
        <w:t xml:space="preserve"> </w:t>
      </w:r>
      <w:r>
        <w:rPr>
          <w:spacing w:val="5"/>
          <w:sz w:val="20"/>
          <w:szCs w:val="20"/>
        </w:rPr>
        <w:t>transferable</w:t>
      </w:r>
      <w:r>
        <w:rPr>
          <w:spacing w:val="42"/>
          <w:sz w:val="20"/>
          <w:szCs w:val="20"/>
        </w:rPr>
        <w:t xml:space="preserve"> </w:t>
      </w:r>
      <w:r>
        <w:rPr>
          <w:spacing w:val="5"/>
          <w:sz w:val="20"/>
          <w:szCs w:val="20"/>
        </w:rPr>
        <w:t>are</w:t>
      </w:r>
      <w:r>
        <w:rPr>
          <w:spacing w:val="41"/>
          <w:sz w:val="20"/>
          <w:szCs w:val="20"/>
        </w:rPr>
        <w:t xml:space="preserve"> </w:t>
      </w:r>
      <w:r>
        <w:rPr>
          <w:spacing w:val="5"/>
          <w:sz w:val="20"/>
          <w:szCs w:val="20"/>
        </w:rPr>
        <w:t>features</w:t>
      </w:r>
      <w:r>
        <w:rPr>
          <w:spacing w:val="41"/>
          <w:w w:val="101"/>
          <w:sz w:val="20"/>
          <w:szCs w:val="20"/>
        </w:rPr>
        <w:t xml:space="preserve"> </w:t>
      </w:r>
      <w:r>
        <w:rPr>
          <w:spacing w:val="5"/>
          <w:sz w:val="20"/>
          <w:szCs w:val="20"/>
        </w:rPr>
        <w:t>in</w:t>
      </w:r>
      <w:r>
        <w:rPr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deep neural networks?,” in</w:t>
      </w:r>
      <w:r>
        <w:rPr>
          <w:spacing w:val="21"/>
          <w:w w:val="101"/>
          <w:sz w:val="20"/>
          <w:szCs w:val="20"/>
        </w:rPr>
        <w:t xml:space="preserve"> </w:t>
      </w:r>
      <w:r>
        <w:rPr>
          <w:i/>
          <w:iCs/>
          <w:spacing w:val="7"/>
          <w:sz w:val="20"/>
          <w:szCs w:val="20"/>
        </w:rPr>
        <w:t>Proc</w:t>
      </w:r>
      <w:r>
        <w:rPr>
          <w:i/>
          <w:iCs/>
          <w:spacing w:val="-34"/>
          <w:sz w:val="20"/>
          <w:szCs w:val="20"/>
        </w:rPr>
        <w:t xml:space="preserve"> </w:t>
      </w:r>
      <w:r>
        <w:rPr>
          <w:i/>
          <w:iCs/>
          <w:spacing w:val="7"/>
          <w:sz w:val="20"/>
          <w:szCs w:val="20"/>
        </w:rPr>
        <w:t>.</w:t>
      </w:r>
      <w:r>
        <w:rPr>
          <w:i/>
          <w:iCs/>
          <w:spacing w:val="23"/>
          <w:sz w:val="20"/>
          <w:szCs w:val="20"/>
        </w:rPr>
        <w:t xml:space="preserve"> </w:t>
      </w:r>
      <w:r>
        <w:rPr>
          <w:i/>
          <w:iCs/>
          <w:spacing w:val="7"/>
          <w:sz w:val="20"/>
          <w:szCs w:val="20"/>
        </w:rPr>
        <w:t>Advances</w:t>
      </w:r>
      <w:r>
        <w:rPr>
          <w:i/>
          <w:iCs/>
          <w:spacing w:val="26"/>
          <w:sz w:val="20"/>
          <w:szCs w:val="20"/>
        </w:rPr>
        <w:t xml:space="preserve"> </w:t>
      </w:r>
      <w:r>
        <w:rPr>
          <w:i/>
          <w:iCs/>
          <w:spacing w:val="7"/>
          <w:sz w:val="20"/>
          <w:szCs w:val="20"/>
        </w:rPr>
        <w:t>in</w:t>
      </w:r>
      <w:r>
        <w:rPr>
          <w:i/>
          <w:iCs/>
          <w:spacing w:val="20"/>
          <w:sz w:val="20"/>
          <w:szCs w:val="20"/>
        </w:rPr>
        <w:t xml:space="preserve"> </w:t>
      </w:r>
      <w:r>
        <w:rPr>
          <w:i/>
          <w:iCs/>
          <w:spacing w:val="7"/>
          <w:sz w:val="20"/>
          <w:szCs w:val="20"/>
        </w:rPr>
        <w:t>Neural In</w:t>
      </w:r>
      <w:r>
        <w:rPr>
          <w:i/>
          <w:iCs/>
          <w:spacing w:val="6"/>
          <w:sz w:val="20"/>
          <w:szCs w:val="20"/>
        </w:rPr>
        <w:t>formation</w:t>
      </w:r>
      <w:r>
        <w:rPr>
          <w:i/>
          <w:iCs/>
          <w:spacing w:val="20"/>
          <w:sz w:val="20"/>
          <w:szCs w:val="20"/>
        </w:rPr>
        <w:t xml:space="preserve"> </w:t>
      </w:r>
      <w:r>
        <w:rPr>
          <w:i/>
          <w:iCs/>
          <w:spacing w:val="6"/>
          <w:sz w:val="20"/>
          <w:szCs w:val="20"/>
        </w:rPr>
        <w:t>Processing</w:t>
      </w:r>
      <w:r>
        <w:rPr>
          <w:i/>
          <w:iCs/>
          <w:spacing w:val="19"/>
          <w:sz w:val="20"/>
          <w:szCs w:val="20"/>
        </w:rPr>
        <w:t xml:space="preserve"> </w:t>
      </w:r>
      <w:r>
        <w:rPr>
          <w:i/>
          <w:iCs/>
          <w:spacing w:val="6"/>
          <w:sz w:val="20"/>
          <w:szCs w:val="20"/>
        </w:rPr>
        <w:t>Systems</w:t>
      </w:r>
      <w:r>
        <w:rPr>
          <w:i/>
          <w:iCs/>
          <w:sz w:val="20"/>
          <w:szCs w:val="20"/>
        </w:rPr>
        <w:t xml:space="preserve"> </w:t>
      </w:r>
      <w:bookmarkStart w:id="13" w:name="bookmark9"/>
      <w:bookmarkEnd w:id="13"/>
      <w:r>
        <w:rPr>
          <w:i/>
          <w:iCs/>
          <w:spacing w:val="8"/>
          <w:sz w:val="20"/>
          <w:szCs w:val="20"/>
        </w:rPr>
        <w:t>(</w:t>
      </w:r>
      <w:r>
        <w:rPr>
          <w:i/>
          <w:iCs/>
          <w:sz w:val="20"/>
          <w:szCs w:val="20"/>
        </w:rPr>
        <w:t>NeurIPS</w:t>
      </w:r>
      <w:r>
        <w:rPr>
          <w:i/>
          <w:iCs/>
          <w:spacing w:val="8"/>
          <w:sz w:val="20"/>
          <w:szCs w:val="20"/>
        </w:rPr>
        <w:t>)</w:t>
      </w:r>
      <w:r>
        <w:rPr>
          <w:spacing w:val="8"/>
          <w:sz w:val="20"/>
          <w:szCs w:val="20"/>
        </w:rPr>
        <w:t>,</w:t>
      </w:r>
      <w:r>
        <w:rPr>
          <w:spacing w:val="32"/>
          <w:sz w:val="20"/>
          <w:szCs w:val="20"/>
        </w:rPr>
        <w:t xml:space="preserve"> </w:t>
      </w:r>
      <w:r>
        <w:rPr>
          <w:sz w:val="20"/>
          <w:szCs w:val="20"/>
        </w:rPr>
        <w:t>vol</w:t>
      </w:r>
      <w:r>
        <w:rPr>
          <w:spacing w:val="8"/>
          <w:sz w:val="20"/>
          <w:szCs w:val="20"/>
        </w:rPr>
        <w:t>.</w:t>
      </w:r>
      <w:r>
        <w:rPr>
          <w:spacing w:val="32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27,</w:t>
      </w:r>
      <w:r>
        <w:rPr>
          <w:spacing w:val="27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pp</w:t>
      </w:r>
      <w:r>
        <w:rPr>
          <w:spacing w:val="8"/>
          <w:sz w:val="20"/>
          <w:szCs w:val="20"/>
        </w:rPr>
        <w:t>.</w:t>
      </w:r>
      <w:r>
        <w:rPr>
          <w:spacing w:val="30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3320–3328,</w:t>
      </w:r>
      <w:r>
        <w:rPr>
          <w:spacing w:val="32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2014.</w:t>
      </w:r>
    </w:p>
    <w:p w14:paraId="0691D231">
      <w:pPr>
        <w:pStyle w:val="3"/>
        <w:spacing w:before="223" w:line="311" w:lineRule="auto"/>
        <w:ind w:left="480" w:right="51" w:hanging="343"/>
        <w:rPr>
          <w:sz w:val="20"/>
          <w:szCs w:val="20"/>
        </w:rPr>
      </w:pPr>
      <w:r>
        <w:rPr>
          <w:spacing w:val="11"/>
          <w:sz w:val="20"/>
          <w:szCs w:val="20"/>
        </w:rPr>
        <w:t xml:space="preserve">[9]  C.  </w:t>
      </w:r>
      <w:r>
        <w:rPr>
          <w:sz w:val="20"/>
          <w:szCs w:val="20"/>
        </w:rPr>
        <w:t>Tan</w:t>
      </w:r>
      <w:r>
        <w:rPr>
          <w:spacing w:val="11"/>
          <w:sz w:val="20"/>
          <w:szCs w:val="20"/>
        </w:rPr>
        <w:t xml:space="preserve">,  F.  </w:t>
      </w:r>
      <w:r>
        <w:rPr>
          <w:sz w:val="20"/>
          <w:szCs w:val="20"/>
        </w:rPr>
        <w:t>Sun</w:t>
      </w:r>
      <w:r>
        <w:rPr>
          <w:spacing w:val="11"/>
          <w:sz w:val="20"/>
          <w:szCs w:val="20"/>
        </w:rPr>
        <w:t xml:space="preserve">,  T.  </w:t>
      </w:r>
      <w:r>
        <w:rPr>
          <w:sz w:val="20"/>
          <w:szCs w:val="20"/>
        </w:rPr>
        <w:t>Kong</w:t>
      </w:r>
      <w:r>
        <w:rPr>
          <w:spacing w:val="11"/>
          <w:sz w:val="20"/>
          <w:szCs w:val="20"/>
        </w:rPr>
        <w:t xml:space="preserve">, </w:t>
      </w:r>
      <w:r>
        <w:rPr>
          <w:spacing w:val="10"/>
          <w:sz w:val="20"/>
          <w:szCs w:val="20"/>
        </w:rPr>
        <w:t xml:space="preserve"> W.  </w:t>
      </w:r>
      <w:r>
        <w:rPr>
          <w:sz w:val="20"/>
          <w:szCs w:val="20"/>
        </w:rPr>
        <w:t>Zhang</w:t>
      </w:r>
      <w:r>
        <w:rPr>
          <w:spacing w:val="10"/>
          <w:sz w:val="20"/>
          <w:szCs w:val="20"/>
        </w:rPr>
        <w:t xml:space="preserve">,  C.  </w:t>
      </w:r>
      <w:r>
        <w:rPr>
          <w:sz w:val="20"/>
          <w:szCs w:val="20"/>
        </w:rPr>
        <w:t>Yang</w:t>
      </w:r>
      <w:r>
        <w:rPr>
          <w:spacing w:val="10"/>
          <w:sz w:val="20"/>
          <w:szCs w:val="20"/>
        </w:rPr>
        <w:t xml:space="preserve">,  </w:t>
      </w:r>
      <w:r>
        <w:rPr>
          <w:sz w:val="20"/>
          <w:szCs w:val="20"/>
        </w:rPr>
        <w:t>and</w:t>
      </w:r>
      <w:r>
        <w:rPr>
          <w:spacing w:val="10"/>
          <w:sz w:val="20"/>
          <w:szCs w:val="20"/>
        </w:rPr>
        <w:t xml:space="preserve">  </w:t>
      </w:r>
      <w:r>
        <w:rPr>
          <w:sz w:val="20"/>
          <w:szCs w:val="20"/>
        </w:rPr>
        <w:t>C</w:t>
      </w:r>
      <w:r>
        <w:rPr>
          <w:spacing w:val="10"/>
          <w:sz w:val="20"/>
          <w:szCs w:val="20"/>
        </w:rPr>
        <w:t>.</w:t>
      </w:r>
      <w:r>
        <w:rPr>
          <w:spacing w:val="4"/>
          <w:sz w:val="20"/>
          <w:szCs w:val="20"/>
        </w:rPr>
        <w:t xml:space="preserve">  </w:t>
      </w:r>
      <w:r>
        <w:rPr>
          <w:sz w:val="20"/>
          <w:szCs w:val="20"/>
        </w:rPr>
        <w:t>Liu</w:t>
      </w:r>
      <w:r>
        <w:rPr>
          <w:spacing w:val="10"/>
          <w:sz w:val="20"/>
          <w:szCs w:val="20"/>
        </w:rPr>
        <w:t>,</w:t>
      </w:r>
      <w:r>
        <w:rPr>
          <w:spacing w:val="13"/>
          <w:sz w:val="20"/>
          <w:szCs w:val="20"/>
        </w:rPr>
        <w:t xml:space="preserve">  </w:t>
      </w:r>
      <w:r>
        <w:rPr>
          <w:spacing w:val="10"/>
          <w:sz w:val="20"/>
          <w:szCs w:val="20"/>
        </w:rPr>
        <w:t>“</w:t>
      </w:r>
      <w:r>
        <w:rPr>
          <w:sz w:val="20"/>
          <w:szCs w:val="20"/>
        </w:rPr>
        <w:t>A</w:t>
      </w:r>
      <w:r>
        <w:rPr>
          <w:spacing w:val="10"/>
          <w:sz w:val="20"/>
          <w:szCs w:val="20"/>
        </w:rPr>
        <w:t xml:space="preserve">  </w:t>
      </w:r>
      <w:r>
        <w:rPr>
          <w:sz w:val="20"/>
          <w:szCs w:val="20"/>
        </w:rPr>
        <w:t>survey</w:t>
      </w:r>
      <w:r>
        <w:rPr>
          <w:spacing w:val="10"/>
          <w:sz w:val="20"/>
          <w:szCs w:val="20"/>
        </w:rPr>
        <w:t xml:space="preserve">  </w:t>
      </w:r>
      <w:r>
        <w:rPr>
          <w:sz w:val="20"/>
          <w:szCs w:val="20"/>
        </w:rPr>
        <w:t>on</w:t>
      </w:r>
      <w:r>
        <w:rPr>
          <w:spacing w:val="3"/>
          <w:sz w:val="20"/>
          <w:szCs w:val="20"/>
        </w:rPr>
        <w:t xml:space="preserve">  </w:t>
      </w:r>
      <w:r>
        <w:rPr>
          <w:sz w:val="20"/>
          <w:szCs w:val="20"/>
        </w:rPr>
        <w:t>deep</w:t>
      </w:r>
      <w:r>
        <w:rPr>
          <w:spacing w:val="1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transfer</w:t>
      </w:r>
      <w:r>
        <w:rPr>
          <w:spacing w:val="30"/>
          <w:w w:val="101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learning,”</w:t>
      </w:r>
      <w:r>
        <w:rPr>
          <w:spacing w:val="22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in</w:t>
      </w:r>
      <w:r>
        <w:rPr>
          <w:spacing w:val="29"/>
          <w:sz w:val="20"/>
          <w:szCs w:val="20"/>
        </w:rPr>
        <w:t xml:space="preserve"> </w:t>
      </w:r>
      <w:r>
        <w:rPr>
          <w:i/>
          <w:iCs/>
          <w:spacing w:val="7"/>
          <w:sz w:val="20"/>
          <w:szCs w:val="20"/>
        </w:rPr>
        <w:t>Proc</w:t>
      </w:r>
      <w:r>
        <w:rPr>
          <w:i/>
          <w:iCs/>
          <w:spacing w:val="-34"/>
          <w:sz w:val="20"/>
          <w:szCs w:val="20"/>
        </w:rPr>
        <w:t xml:space="preserve"> </w:t>
      </w:r>
      <w:r>
        <w:rPr>
          <w:i/>
          <w:iCs/>
          <w:spacing w:val="7"/>
          <w:sz w:val="20"/>
          <w:szCs w:val="20"/>
        </w:rPr>
        <w:t>.</w:t>
      </w:r>
      <w:r>
        <w:rPr>
          <w:i/>
          <w:iCs/>
          <w:spacing w:val="33"/>
          <w:w w:val="101"/>
          <w:sz w:val="20"/>
          <w:szCs w:val="20"/>
        </w:rPr>
        <w:t xml:space="preserve"> </w:t>
      </w:r>
      <w:r>
        <w:rPr>
          <w:i/>
          <w:iCs/>
          <w:spacing w:val="7"/>
          <w:sz w:val="20"/>
          <w:szCs w:val="20"/>
        </w:rPr>
        <w:t>Int.</w:t>
      </w:r>
      <w:r>
        <w:rPr>
          <w:i/>
          <w:iCs/>
          <w:spacing w:val="53"/>
          <w:sz w:val="20"/>
          <w:szCs w:val="20"/>
        </w:rPr>
        <w:t xml:space="preserve"> </w:t>
      </w:r>
      <w:r>
        <w:rPr>
          <w:i/>
          <w:iCs/>
          <w:spacing w:val="7"/>
          <w:sz w:val="20"/>
          <w:szCs w:val="20"/>
        </w:rPr>
        <w:t>Conf.</w:t>
      </w:r>
      <w:r>
        <w:rPr>
          <w:i/>
          <w:iCs/>
          <w:spacing w:val="31"/>
          <w:sz w:val="20"/>
          <w:szCs w:val="20"/>
        </w:rPr>
        <w:t xml:space="preserve"> </w:t>
      </w:r>
      <w:r>
        <w:rPr>
          <w:i/>
          <w:iCs/>
          <w:spacing w:val="7"/>
          <w:sz w:val="20"/>
          <w:szCs w:val="20"/>
        </w:rPr>
        <w:t>Artificial</w:t>
      </w:r>
      <w:r>
        <w:rPr>
          <w:i/>
          <w:iCs/>
          <w:spacing w:val="21"/>
          <w:w w:val="101"/>
          <w:sz w:val="20"/>
          <w:szCs w:val="20"/>
        </w:rPr>
        <w:t xml:space="preserve"> </w:t>
      </w:r>
      <w:r>
        <w:rPr>
          <w:i/>
          <w:iCs/>
          <w:spacing w:val="7"/>
          <w:sz w:val="20"/>
          <w:szCs w:val="20"/>
        </w:rPr>
        <w:t>Neural</w:t>
      </w:r>
      <w:r>
        <w:rPr>
          <w:i/>
          <w:iCs/>
          <w:spacing w:val="21"/>
          <w:sz w:val="20"/>
          <w:szCs w:val="20"/>
        </w:rPr>
        <w:t xml:space="preserve"> </w:t>
      </w:r>
      <w:r>
        <w:rPr>
          <w:i/>
          <w:iCs/>
          <w:spacing w:val="7"/>
          <w:sz w:val="20"/>
          <w:szCs w:val="20"/>
        </w:rPr>
        <w:t>Networks</w:t>
      </w:r>
      <w:r>
        <w:rPr>
          <w:i/>
          <w:iCs/>
          <w:spacing w:val="50"/>
          <w:w w:val="101"/>
          <w:sz w:val="20"/>
          <w:szCs w:val="20"/>
        </w:rPr>
        <w:t xml:space="preserve"> </w:t>
      </w:r>
      <w:r>
        <w:rPr>
          <w:i/>
          <w:iCs/>
          <w:spacing w:val="7"/>
          <w:sz w:val="20"/>
          <w:szCs w:val="20"/>
        </w:rPr>
        <w:t>(ICANN)</w:t>
      </w:r>
      <w:r>
        <w:rPr>
          <w:spacing w:val="7"/>
          <w:sz w:val="20"/>
          <w:szCs w:val="20"/>
        </w:rPr>
        <w:t>, pp.</w:t>
      </w:r>
      <w:r>
        <w:rPr>
          <w:spacing w:val="24"/>
          <w:w w:val="101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270–</w:t>
      </w:r>
      <w:r>
        <w:rPr>
          <w:sz w:val="20"/>
          <w:szCs w:val="20"/>
        </w:rPr>
        <w:t xml:space="preserve"> </w:t>
      </w:r>
      <w:bookmarkStart w:id="14" w:name="bookmark10"/>
      <w:bookmarkEnd w:id="14"/>
      <w:r>
        <w:rPr>
          <w:spacing w:val="7"/>
          <w:sz w:val="20"/>
          <w:szCs w:val="20"/>
        </w:rPr>
        <w:t>279,</w:t>
      </w:r>
      <w:r>
        <w:rPr>
          <w:spacing w:val="37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Springer</w:t>
      </w:r>
      <w:r>
        <w:rPr>
          <w:spacing w:val="7"/>
          <w:sz w:val="20"/>
          <w:szCs w:val="20"/>
        </w:rPr>
        <w:t>,</w:t>
      </w:r>
      <w:r>
        <w:rPr>
          <w:spacing w:val="32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2018.</w:t>
      </w:r>
    </w:p>
    <w:p w14:paraId="21F4F2C6">
      <w:pPr>
        <w:pStyle w:val="3"/>
        <w:spacing w:before="247" w:line="315" w:lineRule="auto"/>
        <w:ind w:left="482" w:right="45" w:hanging="462"/>
        <w:rPr>
          <w:sz w:val="20"/>
          <w:szCs w:val="20"/>
        </w:rPr>
      </w:pPr>
      <w:r>
        <w:rPr>
          <w:spacing w:val="20"/>
          <w:sz w:val="20"/>
          <w:szCs w:val="20"/>
        </w:rPr>
        <w:t>[10]  J.</w:t>
      </w:r>
      <w:r>
        <w:rPr>
          <w:spacing w:val="45"/>
          <w:sz w:val="20"/>
          <w:szCs w:val="20"/>
        </w:rPr>
        <w:t xml:space="preserve"> </w:t>
      </w:r>
      <w:r>
        <w:rPr>
          <w:sz w:val="20"/>
          <w:szCs w:val="20"/>
        </w:rPr>
        <w:t>Devlin</w:t>
      </w:r>
      <w:r>
        <w:rPr>
          <w:spacing w:val="20"/>
          <w:sz w:val="20"/>
          <w:szCs w:val="20"/>
        </w:rPr>
        <w:t>,</w:t>
      </w:r>
      <w:r>
        <w:rPr>
          <w:spacing w:val="50"/>
          <w:sz w:val="20"/>
          <w:szCs w:val="20"/>
        </w:rPr>
        <w:t xml:space="preserve"> </w:t>
      </w:r>
      <w:r>
        <w:rPr>
          <w:spacing w:val="20"/>
          <w:sz w:val="20"/>
          <w:szCs w:val="20"/>
        </w:rPr>
        <w:t>M.-W.</w:t>
      </w:r>
      <w:r>
        <w:rPr>
          <w:spacing w:val="48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Chang</w:t>
      </w:r>
      <w:r>
        <w:rPr>
          <w:spacing w:val="20"/>
          <w:sz w:val="20"/>
          <w:szCs w:val="20"/>
        </w:rPr>
        <w:t>,</w:t>
      </w:r>
      <w:r>
        <w:rPr>
          <w:spacing w:val="49"/>
          <w:sz w:val="20"/>
          <w:szCs w:val="20"/>
        </w:rPr>
        <w:t xml:space="preserve"> </w:t>
      </w:r>
      <w:r>
        <w:rPr>
          <w:spacing w:val="20"/>
          <w:sz w:val="20"/>
          <w:szCs w:val="20"/>
        </w:rPr>
        <w:t>K.</w:t>
      </w:r>
      <w:r>
        <w:rPr>
          <w:spacing w:val="45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Lee</w:t>
      </w:r>
      <w:r>
        <w:rPr>
          <w:spacing w:val="20"/>
          <w:sz w:val="20"/>
          <w:szCs w:val="20"/>
        </w:rPr>
        <w:t>,</w:t>
      </w:r>
      <w:r>
        <w:rPr>
          <w:spacing w:val="47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45"/>
          <w:sz w:val="20"/>
          <w:szCs w:val="20"/>
        </w:rPr>
        <w:t xml:space="preserve"> </w:t>
      </w:r>
      <w:r>
        <w:rPr>
          <w:sz w:val="20"/>
          <w:szCs w:val="20"/>
        </w:rPr>
        <w:t>K</w:t>
      </w:r>
      <w:r>
        <w:rPr>
          <w:spacing w:val="20"/>
          <w:sz w:val="20"/>
          <w:szCs w:val="20"/>
        </w:rPr>
        <w:t>.</w:t>
      </w:r>
      <w:r>
        <w:rPr>
          <w:spacing w:val="44"/>
          <w:sz w:val="20"/>
          <w:szCs w:val="20"/>
        </w:rPr>
        <w:t xml:space="preserve"> </w:t>
      </w:r>
      <w:r>
        <w:rPr>
          <w:sz w:val="20"/>
          <w:szCs w:val="20"/>
        </w:rPr>
        <w:t>Toutanova</w:t>
      </w:r>
      <w:r>
        <w:rPr>
          <w:spacing w:val="20"/>
          <w:sz w:val="20"/>
          <w:szCs w:val="20"/>
        </w:rPr>
        <w:t>,  “</w:t>
      </w:r>
      <w:r>
        <w:rPr>
          <w:sz w:val="20"/>
          <w:szCs w:val="20"/>
        </w:rPr>
        <w:t>BERT</w:t>
      </w:r>
      <w:r>
        <w:rPr>
          <w:spacing w:val="19"/>
          <w:sz w:val="20"/>
          <w:szCs w:val="20"/>
        </w:rPr>
        <w:t>:</w:t>
      </w:r>
      <w:r>
        <w:rPr>
          <w:spacing w:val="45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Pre</w:t>
      </w:r>
      <w:r>
        <w:rPr>
          <w:spacing w:val="19"/>
          <w:sz w:val="20"/>
          <w:szCs w:val="20"/>
        </w:rPr>
        <w:t>-</w:t>
      </w:r>
      <w:r>
        <w:rPr>
          <w:sz w:val="20"/>
          <w:szCs w:val="20"/>
        </w:rPr>
        <w:t>training</w:t>
      </w:r>
      <w:r>
        <w:rPr>
          <w:spacing w:val="42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pacing w:val="33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 xml:space="preserve">deep </w:t>
      </w:r>
      <w:r>
        <w:rPr>
          <w:spacing w:val="8"/>
          <w:sz w:val="20"/>
          <w:szCs w:val="20"/>
        </w:rPr>
        <w:t>bidirectional</w:t>
      </w:r>
      <w:r>
        <w:rPr>
          <w:spacing w:val="1"/>
          <w:sz w:val="20"/>
          <w:szCs w:val="20"/>
        </w:rPr>
        <w:t xml:space="preserve">  </w:t>
      </w:r>
      <w:r>
        <w:rPr>
          <w:spacing w:val="8"/>
          <w:sz w:val="20"/>
          <w:szCs w:val="20"/>
        </w:rPr>
        <w:t>transformers</w:t>
      </w:r>
      <w:r>
        <w:rPr>
          <w:spacing w:val="2"/>
          <w:sz w:val="20"/>
          <w:szCs w:val="20"/>
        </w:rPr>
        <w:t xml:space="preserve">  </w:t>
      </w:r>
      <w:r>
        <w:rPr>
          <w:spacing w:val="8"/>
          <w:sz w:val="20"/>
          <w:szCs w:val="20"/>
        </w:rPr>
        <w:t>for</w:t>
      </w:r>
      <w:r>
        <w:rPr>
          <w:spacing w:val="2"/>
          <w:sz w:val="20"/>
          <w:szCs w:val="20"/>
        </w:rPr>
        <w:t xml:space="preserve">  </w:t>
      </w:r>
      <w:r>
        <w:rPr>
          <w:spacing w:val="8"/>
          <w:sz w:val="20"/>
          <w:szCs w:val="20"/>
        </w:rPr>
        <w:t>language</w:t>
      </w:r>
      <w:r>
        <w:rPr>
          <w:spacing w:val="3"/>
          <w:sz w:val="20"/>
          <w:szCs w:val="20"/>
        </w:rPr>
        <w:t xml:space="preserve">  </w:t>
      </w:r>
      <w:r>
        <w:rPr>
          <w:spacing w:val="8"/>
          <w:sz w:val="20"/>
          <w:szCs w:val="20"/>
        </w:rPr>
        <w:t xml:space="preserve">understanding,”  in  </w:t>
      </w:r>
      <w:r>
        <w:rPr>
          <w:i/>
          <w:iCs/>
          <w:spacing w:val="8"/>
          <w:sz w:val="20"/>
          <w:szCs w:val="20"/>
        </w:rPr>
        <w:t>Proc</w:t>
      </w:r>
      <w:r>
        <w:rPr>
          <w:i/>
          <w:iCs/>
          <w:spacing w:val="-33"/>
          <w:sz w:val="20"/>
          <w:szCs w:val="20"/>
        </w:rPr>
        <w:t xml:space="preserve"> </w:t>
      </w:r>
      <w:r>
        <w:rPr>
          <w:i/>
          <w:iCs/>
          <w:spacing w:val="8"/>
          <w:sz w:val="20"/>
          <w:szCs w:val="20"/>
        </w:rPr>
        <w:t xml:space="preserve">.  North  </w:t>
      </w:r>
      <w:r>
        <w:rPr>
          <w:i/>
          <w:iCs/>
          <w:spacing w:val="7"/>
          <w:sz w:val="20"/>
          <w:szCs w:val="20"/>
        </w:rPr>
        <w:t>American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pacing w:val="8"/>
          <w:sz w:val="20"/>
          <w:szCs w:val="20"/>
        </w:rPr>
        <w:t>Chapter</w:t>
      </w:r>
      <w:r>
        <w:rPr>
          <w:i/>
          <w:iCs/>
          <w:spacing w:val="32"/>
          <w:sz w:val="20"/>
          <w:szCs w:val="20"/>
        </w:rPr>
        <w:t xml:space="preserve"> </w:t>
      </w:r>
      <w:r>
        <w:rPr>
          <w:i/>
          <w:iCs/>
          <w:spacing w:val="8"/>
          <w:sz w:val="20"/>
          <w:szCs w:val="20"/>
        </w:rPr>
        <w:t>of the</w:t>
      </w:r>
      <w:r>
        <w:rPr>
          <w:i/>
          <w:iCs/>
          <w:spacing w:val="33"/>
          <w:sz w:val="20"/>
          <w:szCs w:val="20"/>
        </w:rPr>
        <w:t xml:space="preserve"> </w:t>
      </w:r>
      <w:r>
        <w:rPr>
          <w:i/>
          <w:iCs/>
          <w:spacing w:val="8"/>
          <w:sz w:val="20"/>
          <w:szCs w:val="20"/>
        </w:rPr>
        <w:t>Association for</w:t>
      </w:r>
      <w:r>
        <w:rPr>
          <w:i/>
          <w:iCs/>
          <w:spacing w:val="41"/>
          <w:sz w:val="20"/>
          <w:szCs w:val="20"/>
        </w:rPr>
        <w:t xml:space="preserve"> </w:t>
      </w:r>
      <w:r>
        <w:rPr>
          <w:i/>
          <w:iCs/>
          <w:spacing w:val="8"/>
          <w:sz w:val="20"/>
          <w:szCs w:val="20"/>
        </w:rPr>
        <w:t>Computational</w:t>
      </w:r>
      <w:r>
        <w:rPr>
          <w:i/>
          <w:iCs/>
          <w:spacing w:val="25"/>
          <w:w w:val="101"/>
          <w:sz w:val="20"/>
          <w:szCs w:val="20"/>
        </w:rPr>
        <w:t xml:space="preserve"> </w:t>
      </w:r>
      <w:r>
        <w:rPr>
          <w:i/>
          <w:iCs/>
          <w:spacing w:val="8"/>
          <w:sz w:val="20"/>
          <w:szCs w:val="20"/>
        </w:rPr>
        <w:t>Linguistics</w:t>
      </w:r>
      <w:r>
        <w:rPr>
          <w:i/>
          <w:iCs/>
          <w:spacing w:val="54"/>
          <w:w w:val="101"/>
          <w:sz w:val="20"/>
          <w:szCs w:val="20"/>
        </w:rPr>
        <w:t xml:space="preserve"> </w:t>
      </w:r>
      <w:r>
        <w:rPr>
          <w:i/>
          <w:iCs/>
          <w:spacing w:val="8"/>
          <w:sz w:val="20"/>
          <w:szCs w:val="20"/>
        </w:rPr>
        <w:t>(NAACL)</w:t>
      </w:r>
      <w:r>
        <w:rPr>
          <w:spacing w:val="8"/>
          <w:sz w:val="20"/>
          <w:szCs w:val="20"/>
        </w:rPr>
        <w:t>,</w:t>
      </w:r>
      <w:r>
        <w:rPr>
          <w:spacing w:val="22"/>
          <w:w w:val="101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pp.</w:t>
      </w:r>
      <w:r>
        <w:rPr>
          <w:spacing w:val="23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4171</w:t>
      </w:r>
      <w:r>
        <w:rPr>
          <w:spacing w:val="7"/>
          <w:sz w:val="20"/>
          <w:szCs w:val="20"/>
        </w:rPr>
        <w:t>–4186,</w:t>
      </w:r>
      <w:r>
        <w:rPr>
          <w:sz w:val="20"/>
          <w:szCs w:val="20"/>
        </w:rPr>
        <w:t xml:space="preserve"> </w:t>
      </w:r>
      <w:bookmarkStart w:id="15" w:name="bookmark11"/>
      <w:bookmarkEnd w:id="15"/>
      <w:r>
        <w:rPr>
          <w:spacing w:val="1"/>
          <w:sz w:val="20"/>
          <w:szCs w:val="20"/>
        </w:rPr>
        <w:t>2019.</w:t>
      </w:r>
    </w:p>
    <w:p w14:paraId="2297AC90">
      <w:pPr>
        <w:pStyle w:val="3"/>
        <w:spacing w:before="244" w:line="314" w:lineRule="auto"/>
        <w:ind w:left="484" w:hanging="464"/>
        <w:rPr>
          <w:sz w:val="20"/>
          <w:szCs w:val="20"/>
        </w:rPr>
      </w:pPr>
      <w:r>
        <w:rPr>
          <w:spacing w:val="23"/>
          <w:sz w:val="20"/>
          <w:szCs w:val="20"/>
        </w:rPr>
        <w:t xml:space="preserve">[11]  K. </w:t>
      </w:r>
      <w:r>
        <w:rPr>
          <w:sz w:val="20"/>
          <w:szCs w:val="20"/>
        </w:rPr>
        <w:t>He</w:t>
      </w:r>
      <w:r>
        <w:rPr>
          <w:spacing w:val="23"/>
          <w:sz w:val="20"/>
          <w:szCs w:val="20"/>
        </w:rPr>
        <w:t>, X.</w:t>
      </w:r>
      <w:r>
        <w:rPr>
          <w:spacing w:val="31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Zhang</w:t>
      </w:r>
      <w:r>
        <w:rPr>
          <w:spacing w:val="23"/>
          <w:sz w:val="20"/>
          <w:szCs w:val="20"/>
        </w:rPr>
        <w:t>,</w:t>
      </w:r>
      <w:r>
        <w:rPr>
          <w:spacing w:val="24"/>
          <w:sz w:val="20"/>
          <w:szCs w:val="20"/>
        </w:rPr>
        <w:t xml:space="preserve"> </w:t>
      </w:r>
      <w:r>
        <w:rPr>
          <w:spacing w:val="23"/>
          <w:sz w:val="20"/>
          <w:szCs w:val="20"/>
        </w:rPr>
        <w:t xml:space="preserve">S. </w:t>
      </w:r>
      <w:r>
        <w:rPr>
          <w:sz w:val="20"/>
          <w:szCs w:val="20"/>
        </w:rPr>
        <w:t>Ren</w:t>
      </w:r>
      <w:r>
        <w:rPr>
          <w:spacing w:val="23"/>
          <w:sz w:val="20"/>
          <w:szCs w:val="20"/>
        </w:rPr>
        <w:t>,</w:t>
      </w:r>
      <w:r>
        <w:rPr>
          <w:spacing w:val="19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21"/>
          <w:sz w:val="20"/>
          <w:szCs w:val="20"/>
        </w:rPr>
        <w:t xml:space="preserve"> </w:t>
      </w:r>
      <w:r>
        <w:rPr>
          <w:sz w:val="20"/>
          <w:szCs w:val="20"/>
        </w:rPr>
        <w:t>J</w:t>
      </w:r>
      <w:r>
        <w:rPr>
          <w:spacing w:val="23"/>
          <w:sz w:val="20"/>
          <w:szCs w:val="20"/>
        </w:rPr>
        <w:t>.</w:t>
      </w:r>
      <w:r>
        <w:rPr>
          <w:spacing w:val="22"/>
          <w:sz w:val="20"/>
          <w:szCs w:val="20"/>
        </w:rPr>
        <w:t xml:space="preserve"> </w:t>
      </w:r>
      <w:r>
        <w:rPr>
          <w:sz w:val="20"/>
          <w:szCs w:val="20"/>
        </w:rPr>
        <w:t>Sun</w:t>
      </w:r>
      <w:r>
        <w:rPr>
          <w:spacing w:val="23"/>
          <w:sz w:val="20"/>
          <w:szCs w:val="20"/>
        </w:rPr>
        <w:t>,</w:t>
      </w:r>
      <w:r>
        <w:rPr>
          <w:spacing w:val="29"/>
          <w:sz w:val="20"/>
          <w:szCs w:val="20"/>
        </w:rPr>
        <w:t xml:space="preserve"> </w:t>
      </w:r>
      <w:r>
        <w:rPr>
          <w:spacing w:val="23"/>
          <w:sz w:val="20"/>
          <w:szCs w:val="20"/>
        </w:rPr>
        <w:t>“</w:t>
      </w:r>
      <w:r>
        <w:rPr>
          <w:sz w:val="20"/>
          <w:szCs w:val="20"/>
        </w:rPr>
        <w:t>Deep</w:t>
      </w:r>
      <w:r>
        <w:rPr>
          <w:spacing w:val="15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residual</w:t>
      </w:r>
      <w:r>
        <w:rPr>
          <w:spacing w:val="17"/>
          <w:sz w:val="20"/>
          <w:szCs w:val="20"/>
        </w:rPr>
        <w:t xml:space="preserve"> </w:t>
      </w:r>
      <w:r>
        <w:rPr>
          <w:sz w:val="20"/>
          <w:szCs w:val="20"/>
        </w:rPr>
        <w:t>learning</w:t>
      </w:r>
      <w:r>
        <w:rPr>
          <w:spacing w:val="16"/>
          <w:sz w:val="20"/>
          <w:szCs w:val="20"/>
        </w:rPr>
        <w:t xml:space="preserve"> </w:t>
      </w:r>
      <w:r>
        <w:rPr>
          <w:sz w:val="20"/>
          <w:szCs w:val="20"/>
        </w:rPr>
        <w:t>for</w:t>
      </w:r>
      <w:r>
        <w:rPr>
          <w:spacing w:val="17"/>
          <w:sz w:val="20"/>
          <w:szCs w:val="20"/>
        </w:rPr>
        <w:t xml:space="preserve"> </w:t>
      </w:r>
      <w:r>
        <w:rPr>
          <w:sz w:val="20"/>
          <w:szCs w:val="20"/>
        </w:rPr>
        <w:t>image</w:t>
      </w:r>
      <w:r>
        <w:rPr>
          <w:spacing w:val="16"/>
          <w:sz w:val="20"/>
          <w:szCs w:val="20"/>
        </w:rPr>
        <w:t xml:space="preserve"> </w:t>
      </w:r>
      <w:r>
        <w:rPr>
          <w:sz w:val="20"/>
          <w:szCs w:val="20"/>
        </w:rPr>
        <w:t>recognition</w:t>
      </w:r>
      <w:r>
        <w:rPr>
          <w:spacing w:val="23"/>
          <w:sz w:val="20"/>
          <w:szCs w:val="20"/>
        </w:rPr>
        <w:t>,”</w:t>
      </w:r>
      <w:r>
        <w:rPr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in</w:t>
      </w:r>
      <w:r>
        <w:rPr>
          <w:spacing w:val="49"/>
          <w:sz w:val="20"/>
          <w:szCs w:val="20"/>
        </w:rPr>
        <w:t xml:space="preserve"> </w:t>
      </w:r>
      <w:r>
        <w:rPr>
          <w:i/>
          <w:iCs/>
          <w:spacing w:val="7"/>
          <w:sz w:val="20"/>
          <w:szCs w:val="20"/>
        </w:rPr>
        <w:t>Proc</w:t>
      </w:r>
      <w:r>
        <w:rPr>
          <w:i/>
          <w:iCs/>
          <w:spacing w:val="-34"/>
          <w:sz w:val="20"/>
          <w:szCs w:val="20"/>
        </w:rPr>
        <w:t xml:space="preserve"> </w:t>
      </w:r>
      <w:r>
        <w:rPr>
          <w:i/>
          <w:iCs/>
          <w:spacing w:val="7"/>
          <w:sz w:val="20"/>
          <w:szCs w:val="20"/>
        </w:rPr>
        <w:t>.</w:t>
      </w:r>
      <w:r>
        <w:rPr>
          <w:i/>
          <w:iCs/>
          <w:spacing w:val="53"/>
          <w:w w:val="101"/>
          <w:sz w:val="20"/>
          <w:szCs w:val="20"/>
        </w:rPr>
        <w:t xml:space="preserve"> </w:t>
      </w:r>
      <w:r>
        <w:rPr>
          <w:i/>
          <w:iCs/>
          <w:spacing w:val="7"/>
          <w:sz w:val="20"/>
          <w:szCs w:val="20"/>
        </w:rPr>
        <w:t>IEEE</w:t>
      </w:r>
      <w:r>
        <w:rPr>
          <w:i/>
          <w:iCs/>
          <w:sz w:val="20"/>
          <w:szCs w:val="20"/>
        </w:rPr>
        <w:t xml:space="preserve">  </w:t>
      </w:r>
      <w:r>
        <w:rPr>
          <w:i/>
          <w:iCs/>
          <w:spacing w:val="7"/>
          <w:sz w:val="20"/>
          <w:szCs w:val="20"/>
        </w:rPr>
        <w:t>Conf.  Computer  Vision  and</w:t>
      </w:r>
      <w:r>
        <w:rPr>
          <w:i/>
          <w:iCs/>
          <w:spacing w:val="43"/>
          <w:sz w:val="20"/>
          <w:szCs w:val="20"/>
        </w:rPr>
        <w:t xml:space="preserve"> </w:t>
      </w:r>
      <w:r>
        <w:rPr>
          <w:i/>
          <w:iCs/>
          <w:spacing w:val="7"/>
          <w:sz w:val="20"/>
          <w:szCs w:val="20"/>
        </w:rPr>
        <w:t>Patte</w:t>
      </w:r>
      <w:r>
        <w:rPr>
          <w:i/>
          <w:iCs/>
          <w:spacing w:val="6"/>
          <w:sz w:val="20"/>
          <w:szCs w:val="20"/>
        </w:rPr>
        <w:t>rn</w:t>
      </w:r>
      <w:r>
        <w:rPr>
          <w:i/>
          <w:iCs/>
          <w:spacing w:val="49"/>
          <w:w w:val="101"/>
          <w:sz w:val="20"/>
          <w:szCs w:val="20"/>
        </w:rPr>
        <w:t xml:space="preserve"> </w:t>
      </w:r>
      <w:r>
        <w:rPr>
          <w:i/>
          <w:iCs/>
          <w:spacing w:val="6"/>
          <w:sz w:val="20"/>
          <w:szCs w:val="20"/>
        </w:rPr>
        <w:t>Recognition  (CVPR)</w:t>
      </w:r>
      <w:r>
        <w:rPr>
          <w:spacing w:val="6"/>
          <w:sz w:val="20"/>
          <w:szCs w:val="20"/>
        </w:rPr>
        <w:t>,</w:t>
      </w:r>
      <w:r>
        <w:rPr>
          <w:spacing w:val="38"/>
          <w:w w:val="101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pp.</w:t>
      </w:r>
      <w:r>
        <w:rPr>
          <w:spacing w:val="45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770–</w:t>
      </w:r>
      <w:r>
        <w:rPr>
          <w:sz w:val="20"/>
          <w:szCs w:val="20"/>
        </w:rPr>
        <w:t xml:space="preserve"> </w:t>
      </w:r>
      <w:bookmarkStart w:id="16" w:name="bookmark12"/>
      <w:bookmarkEnd w:id="16"/>
      <w:r>
        <w:rPr>
          <w:spacing w:val="1"/>
          <w:sz w:val="20"/>
          <w:szCs w:val="20"/>
        </w:rPr>
        <w:t>778,</w:t>
      </w:r>
      <w:r>
        <w:rPr>
          <w:spacing w:val="32"/>
          <w:w w:val="101"/>
          <w:sz w:val="20"/>
          <w:szCs w:val="20"/>
        </w:rPr>
        <w:t xml:space="preserve"> </w:t>
      </w:r>
      <w:r>
        <w:rPr>
          <w:spacing w:val="1"/>
          <w:sz w:val="20"/>
          <w:szCs w:val="20"/>
        </w:rPr>
        <w:t>2016.</w:t>
      </w:r>
    </w:p>
    <w:p w14:paraId="725AE113">
      <w:pPr>
        <w:pStyle w:val="3"/>
        <w:spacing w:before="237" w:line="314" w:lineRule="auto"/>
        <w:ind w:left="442" w:right="51" w:hanging="422"/>
        <w:rPr>
          <w:sz w:val="20"/>
          <w:szCs w:val="20"/>
        </w:rPr>
      </w:pPr>
      <w:r>
        <w:rPr>
          <w:spacing w:val="13"/>
          <w:sz w:val="20"/>
          <w:szCs w:val="20"/>
        </w:rPr>
        <w:t>[12]  M.</w:t>
      </w:r>
      <w:r>
        <w:rPr>
          <w:spacing w:val="57"/>
          <w:sz w:val="20"/>
          <w:szCs w:val="20"/>
        </w:rPr>
        <w:t xml:space="preserve"> </w:t>
      </w:r>
      <w:r>
        <w:rPr>
          <w:sz w:val="20"/>
          <w:szCs w:val="20"/>
        </w:rPr>
        <w:t>Jia</w:t>
      </w:r>
      <w:r>
        <w:rPr>
          <w:spacing w:val="13"/>
          <w:sz w:val="20"/>
          <w:szCs w:val="20"/>
        </w:rPr>
        <w:t>,</w:t>
      </w:r>
      <w:r>
        <w:rPr>
          <w:spacing w:val="40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L.</w:t>
      </w:r>
      <w:r>
        <w:rPr>
          <w:spacing w:val="36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Tang</w:t>
      </w:r>
      <w:r>
        <w:rPr>
          <w:spacing w:val="13"/>
          <w:sz w:val="20"/>
          <w:szCs w:val="20"/>
        </w:rPr>
        <w:t>,</w:t>
      </w:r>
      <w:r>
        <w:rPr>
          <w:spacing w:val="40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B.-C.</w:t>
      </w:r>
      <w:r>
        <w:rPr>
          <w:spacing w:val="41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Chen</w:t>
      </w:r>
      <w:r>
        <w:rPr>
          <w:spacing w:val="13"/>
          <w:sz w:val="20"/>
          <w:szCs w:val="20"/>
        </w:rPr>
        <w:t>,</w:t>
      </w:r>
      <w:r>
        <w:rPr>
          <w:spacing w:val="43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C.</w:t>
      </w:r>
      <w:r>
        <w:rPr>
          <w:spacing w:val="41"/>
          <w:sz w:val="20"/>
          <w:szCs w:val="20"/>
        </w:rPr>
        <w:t xml:space="preserve"> </w:t>
      </w:r>
      <w:r>
        <w:rPr>
          <w:sz w:val="20"/>
          <w:szCs w:val="20"/>
        </w:rPr>
        <w:t>Cardie</w:t>
      </w:r>
      <w:r>
        <w:rPr>
          <w:spacing w:val="13"/>
          <w:sz w:val="20"/>
          <w:szCs w:val="20"/>
        </w:rPr>
        <w:t>,</w:t>
      </w:r>
      <w:r>
        <w:rPr>
          <w:spacing w:val="43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S.</w:t>
      </w:r>
      <w:r>
        <w:rPr>
          <w:spacing w:val="39"/>
          <w:sz w:val="20"/>
          <w:szCs w:val="20"/>
        </w:rPr>
        <w:t xml:space="preserve"> </w:t>
      </w:r>
      <w:r>
        <w:rPr>
          <w:sz w:val="20"/>
          <w:szCs w:val="20"/>
        </w:rPr>
        <w:t>Belongie</w:t>
      </w:r>
      <w:r>
        <w:rPr>
          <w:spacing w:val="13"/>
          <w:sz w:val="20"/>
          <w:szCs w:val="20"/>
        </w:rPr>
        <w:t>,</w:t>
      </w:r>
      <w:r>
        <w:rPr>
          <w:spacing w:val="40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B.</w:t>
      </w:r>
      <w:r>
        <w:rPr>
          <w:spacing w:val="38"/>
          <w:sz w:val="20"/>
          <w:szCs w:val="20"/>
        </w:rPr>
        <w:t xml:space="preserve"> </w:t>
      </w:r>
      <w:r>
        <w:rPr>
          <w:sz w:val="20"/>
          <w:szCs w:val="20"/>
        </w:rPr>
        <w:t>Hariharan</w:t>
      </w:r>
      <w:r>
        <w:rPr>
          <w:spacing w:val="13"/>
          <w:sz w:val="20"/>
          <w:szCs w:val="20"/>
        </w:rPr>
        <w:t>,</w:t>
      </w:r>
      <w:r>
        <w:rPr>
          <w:spacing w:val="38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41"/>
          <w:sz w:val="20"/>
          <w:szCs w:val="20"/>
        </w:rPr>
        <w:t xml:space="preserve"> </w:t>
      </w:r>
      <w:r>
        <w:rPr>
          <w:sz w:val="20"/>
          <w:szCs w:val="20"/>
        </w:rPr>
        <w:t>S</w:t>
      </w:r>
      <w:r>
        <w:rPr>
          <w:spacing w:val="13"/>
          <w:sz w:val="20"/>
          <w:szCs w:val="20"/>
        </w:rPr>
        <w:t>.-N.</w:t>
      </w:r>
      <w:r>
        <w:rPr>
          <w:spacing w:val="38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Lim</w:t>
      </w:r>
      <w:r>
        <w:rPr>
          <w:spacing w:val="13"/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“Visual</w:t>
      </w:r>
      <w:r>
        <w:rPr>
          <w:spacing w:val="54"/>
          <w:w w:val="101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prompt</w:t>
      </w:r>
      <w:r>
        <w:rPr>
          <w:spacing w:val="51"/>
          <w:w w:val="101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tuning,”</w:t>
      </w:r>
      <w:r>
        <w:rPr>
          <w:spacing w:val="2"/>
          <w:sz w:val="20"/>
          <w:szCs w:val="20"/>
        </w:rPr>
        <w:t xml:space="preserve">  </w:t>
      </w:r>
      <w:r>
        <w:rPr>
          <w:spacing w:val="8"/>
          <w:sz w:val="20"/>
          <w:szCs w:val="20"/>
        </w:rPr>
        <w:t>in</w:t>
      </w:r>
      <w:r>
        <w:rPr>
          <w:spacing w:val="3"/>
          <w:sz w:val="20"/>
          <w:szCs w:val="20"/>
        </w:rPr>
        <w:t xml:space="preserve">  </w:t>
      </w:r>
      <w:r>
        <w:rPr>
          <w:i/>
          <w:iCs/>
          <w:spacing w:val="8"/>
          <w:sz w:val="20"/>
          <w:szCs w:val="20"/>
        </w:rPr>
        <w:t>Proc</w:t>
      </w:r>
      <w:r>
        <w:rPr>
          <w:i/>
          <w:iCs/>
          <w:spacing w:val="-33"/>
          <w:sz w:val="20"/>
          <w:szCs w:val="20"/>
        </w:rPr>
        <w:t xml:space="preserve"> </w:t>
      </w:r>
      <w:r>
        <w:rPr>
          <w:i/>
          <w:iCs/>
          <w:spacing w:val="8"/>
          <w:sz w:val="20"/>
          <w:szCs w:val="20"/>
        </w:rPr>
        <w:t>.  European  Conf.  Computer</w:t>
      </w:r>
      <w:r>
        <w:rPr>
          <w:i/>
          <w:iCs/>
          <w:spacing w:val="15"/>
          <w:sz w:val="20"/>
          <w:szCs w:val="20"/>
        </w:rPr>
        <w:t xml:space="preserve">  </w:t>
      </w:r>
      <w:r>
        <w:rPr>
          <w:i/>
          <w:iCs/>
          <w:spacing w:val="8"/>
          <w:sz w:val="20"/>
          <w:szCs w:val="20"/>
        </w:rPr>
        <w:t>Vision</w:t>
      </w:r>
      <w:r>
        <w:rPr>
          <w:i/>
          <w:iCs/>
          <w:spacing w:val="14"/>
          <w:sz w:val="20"/>
          <w:szCs w:val="20"/>
        </w:rPr>
        <w:t xml:space="preserve">  </w:t>
      </w:r>
      <w:r>
        <w:rPr>
          <w:i/>
          <w:iCs/>
          <w:spacing w:val="8"/>
          <w:sz w:val="20"/>
          <w:szCs w:val="20"/>
        </w:rPr>
        <w:t>(ECCV)</w:t>
      </w:r>
      <w:r>
        <w:rPr>
          <w:spacing w:val="8"/>
          <w:sz w:val="20"/>
          <w:szCs w:val="20"/>
        </w:rPr>
        <w:t>,  p</w:t>
      </w:r>
      <w:r>
        <w:rPr>
          <w:spacing w:val="7"/>
          <w:sz w:val="20"/>
          <w:szCs w:val="20"/>
        </w:rPr>
        <w:t>p.</w:t>
      </w:r>
      <w:r>
        <w:rPr>
          <w:sz w:val="20"/>
          <w:szCs w:val="20"/>
        </w:rPr>
        <w:t xml:space="preserve"> </w:t>
      </w:r>
      <w:bookmarkStart w:id="17" w:name="bookmark14"/>
      <w:bookmarkEnd w:id="17"/>
      <w:r>
        <w:rPr>
          <w:spacing w:val="4"/>
          <w:sz w:val="20"/>
          <w:szCs w:val="20"/>
        </w:rPr>
        <w:t>709–727,</w:t>
      </w:r>
      <w:r>
        <w:rPr>
          <w:spacing w:val="39"/>
          <w:w w:val="101"/>
          <w:sz w:val="20"/>
          <w:szCs w:val="20"/>
        </w:rPr>
        <w:t xml:space="preserve"> </w:t>
      </w:r>
      <w:r>
        <w:rPr>
          <w:spacing w:val="4"/>
          <w:sz w:val="20"/>
          <w:szCs w:val="20"/>
        </w:rPr>
        <w:t>2022.</w:t>
      </w:r>
    </w:p>
    <w:p w14:paraId="0BA69C0E">
      <w:pPr>
        <w:pStyle w:val="3"/>
        <w:spacing w:before="236" w:line="318" w:lineRule="auto"/>
        <w:ind w:left="483" w:right="45" w:hanging="463"/>
        <w:rPr>
          <w:sz w:val="20"/>
          <w:szCs w:val="20"/>
        </w:rPr>
      </w:pPr>
      <w:r>
        <w:rPr>
          <w:spacing w:val="15"/>
          <w:sz w:val="20"/>
          <w:szCs w:val="20"/>
        </w:rPr>
        <w:t>[13]  S.</w:t>
      </w:r>
      <w:r>
        <w:rPr>
          <w:spacing w:val="25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Chen</w:t>
      </w:r>
      <w:r>
        <w:rPr>
          <w:spacing w:val="15"/>
          <w:sz w:val="20"/>
          <w:szCs w:val="20"/>
        </w:rPr>
        <w:t>,</w:t>
      </w:r>
      <w:r>
        <w:rPr>
          <w:spacing w:val="27"/>
          <w:w w:val="101"/>
          <w:sz w:val="20"/>
          <w:szCs w:val="20"/>
        </w:rPr>
        <w:t xml:space="preserve"> </w:t>
      </w:r>
      <w:r>
        <w:rPr>
          <w:spacing w:val="15"/>
          <w:sz w:val="20"/>
          <w:szCs w:val="20"/>
        </w:rPr>
        <w:t>C.-F.</w:t>
      </w:r>
      <w:r>
        <w:rPr>
          <w:spacing w:val="26"/>
          <w:sz w:val="20"/>
          <w:szCs w:val="20"/>
        </w:rPr>
        <w:t xml:space="preserve"> </w:t>
      </w:r>
      <w:r>
        <w:rPr>
          <w:sz w:val="20"/>
          <w:szCs w:val="20"/>
        </w:rPr>
        <w:t>Ge</w:t>
      </w:r>
      <w:r>
        <w:rPr>
          <w:spacing w:val="15"/>
          <w:sz w:val="20"/>
          <w:szCs w:val="20"/>
        </w:rPr>
        <w:t>,</w:t>
      </w:r>
      <w:r>
        <w:rPr>
          <w:spacing w:val="27"/>
          <w:sz w:val="20"/>
          <w:szCs w:val="20"/>
        </w:rPr>
        <w:t xml:space="preserve"> </w:t>
      </w:r>
      <w:r>
        <w:rPr>
          <w:spacing w:val="15"/>
          <w:sz w:val="20"/>
          <w:szCs w:val="20"/>
        </w:rPr>
        <w:t>Z.</w:t>
      </w:r>
      <w:r>
        <w:rPr>
          <w:spacing w:val="21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Tong</w:t>
      </w:r>
      <w:r>
        <w:rPr>
          <w:spacing w:val="15"/>
          <w:sz w:val="20"/>
          <w:szCs w:val="20"/>
        </w:rPr>
        <w:t>,</w:t>
      </w:r>
      <w:r>
        <w:rPr>
          <w:spacing w:val="26"/>
          <w:w w:val="101"/>
          <w:sz w:val="20"/>
          <w:szCs w:val="20"/>
        </w:rPr>
        <w:t xml:space="preserve"> </w:t>
      </w:r>
      <w:r>
        <w:rPr>
          <w:spacing w:val="15"/>
          <w:sz w:val="20"/>
          <w:szCs w:val="20"/>
        </w:rPr>
        <w:t>J</w:t>
      </w:r>
      <w:r>
        <w:rPr>
          <w:spacing w:val="14"/>
          <w:sz w:val="20"/>
          <w:szCs w:val="20"/>
        </w:rPr>
        <w:t xml:space="preserve">. </w:t>
      </w:r>
      <w:r>
        <w:rPr>
          <w:sz w:val="20"/>
          <w:szCs w:val="20"/>
        </w:rPr>
        <w:t>Wang</w:t>
      </w:r>
      <w:r>
        <w:rPr>
          <w:spacing w:val="14"/>
          <w:sz w:val="20"/>
          <w:szCs w:val="20"/>
        </w:rPr>
        <w:t>, Y.</w:t>
      </w:r>
      <w:r>
        <w:rPr>
          <w:spacing w:val="25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Song</w:t>
      </w:r>
      <w:r>
        <w:rPr>
          <w:spacing w:val="14"/>
          <w:sz w:val="20"/>
          <w:szCs w:val="20"/>
        </w:rPr>
        <w:t>,</w:t>
      </w:r>
      <w:r>
        <w:rPr>
          <w:spacing w:val="26"/>
          <w:w w:val="101"/>
          <w:sz w:val="20"/>
          <w:szCs w:val="20"/>
        </w:rPr>
        <w:t xml:space="preserve"> </w:t>
      </w:r>
      <w:r>
        <w:rPr>
          <w:spacing w:val="14"/>
          <w:sz w:val="20"/>
          <w:szCs w:val="20"/>
        </w:rPr>
        <w:t xml:space="preserve">J. </w:t>
      </w:r>
      <w:r>
        <w:rPr>
          <w:sz w:val="20"/>
          <w:szCs w:val="20"/>
        </w:rPr>
        <w:t>Wang</w:t>
      </w:r>
      <w:r>
        <w:rPr>
          <w:spacing w:val="14"/>
          <w:sz w:val="20"/>
          <w:szCs w:val="20"/>
        </w:rPr>
        <w:t>,</w:t>
      </w:r>
      <w:r>
        <w:rPr>
          <w:spacing w:val="22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23"/>
          <w:sz w:val="20"/>
          <w:szCs w:val="20"/>
        </w:rPr>
        <w:t xml:space="preserve"> </w:t>
      </w:r>
      <w:r>
        <w:rPr>
          <w:sz w:val="20"/>
          <w:szCs w:val="20"/>
        </w:rPr>
        <w:t>P</w:t>
      </w:r>
      <w:r>
        <w:rPr>
          <w:spacing w:val="14"/>
          <w:sz w:val="20"/>
          <w:szCs w:val="20"/>
        </w:rPr>
        <w:t>.</w:t>
      </w:r>
      <w:r>
        <w:rPr>
          <w:spacing w:val="22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Luo</w:t>
      </w:r>
      <w:r>
        <w:rPr>
          <w:spacing w:val="14"/>
          <w:sz w:val="20"/>
          <w:szCs w:val="20"/>
        </w:rPr>
        <w:t>,</w:t>
      </w:r>
      <w:r>
        <w:rPr>
          <w:spacing w:val="32"/>
          <w:sz w:val="20"/>
          <w:szCs w:val="20"/>
        </w:rPr>
        <w:t xml:space="preserve"> </w:t>
      </w:r>
      <w:r>
        <w:rPr>
          <w:spacing w:val="14"/>
          <w:sz w:val="20"/>
          <w:szCs w:val="20"/>
        </w:rPr>
        <w:t>“</w:t>
      </w:r>
      <w:r>
        <w:rPr>
          <w:sz w:val="20"/>
          <w:szCs w:val="20"/>
        </w:rPr>
        <w:t>AdaptFormer</w:t>
      </w:r>
      <w:r>
        <w:rPr>
          <w:spacing w:val="14"/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Adapting</w:t>
      </w:r>
      <w:r>
        <w:rPr>
          <w:spacing w:val="36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vision</w:t>
      </w:r>
      <w:r>
        <w:rPr>
          <w:spacing w:val="37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transformers</w:t>
      </w:r>
      <w:r>
        <w:rPr>
          <w:spacing w:val="40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fo</w:t>
      </w:r>
      <w:r>
        <w:rPr>
          <w:spacing w:val="6"/>
          <w:sz w:val="20"/>
          <w:szCs w:val="20"/>
        </w:rPr>
        <w:t>r</w:t>
      </w:r>
      <w:r>
        <w:rPr>
          <w:spacing w:val="40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scalable</w:t>
      </w:r>
      <w:r>
        <w:rPr>
          <w:spacing w:val="37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visual</w:t>
      </w:r>
      <w:r>
        <w:rPr>
          <w:spacing w:val="39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recognition,”</w:t>
      </w:r>
      <w:r>
        <w:rPr>
          <w:spacing w:val="43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in</w:t>
      </w:r>
      <w:r>
        <w:rPr>
          <w:spacing w:val="48"/>
          <w:w w:val="101"/>
          <w:sz w:val="20"/>
          <w:szCs w:val="20"/>
        </w:rPr>
        <w:t xml:space="preserve"> </w:t>
      </w:r>
      <w:r>
        <w:rPr>
          <w:i/>
          <w:iCs/>
          <w:spacing w:val="6"/>
          <w:sz w:val="20"/>
          <w:szCs w:val="20"/>
        </w:rPr>
        <w:t>Proc</w:t>
      </w:r>
      <w:r>
        <w:rPr>
          <w:i/>
          <w:iCs/>
          <w:spacing w:val="-34"/>
          <w:sz w:val="20"/>
          <w:szCs w:val="20"/>
        </w:rPr>
        <w:t xml:space="preserve"> </w:t>
      </w:r>
      <w:r>
        <w:rPr>
          <w:i/>
          <w:iCs/>
          <w:spacing w:val="6"/>
          <w:sz w:val="20"/>
          <w:szCs w:val="20"/>
        </w:rPr>
        <w:t>.</w:t>
      </w:r>
      <w:r>
        <w:rPr>
          <w:i/>
          <w:iCs/>
          <w:spacing w:val="53"/>
          <w:sz w:val="20"/>
          <w:szCs w:val="20"/>
        </w:rPr>
        <w:t xml:space="preserve"> </w:t>
      </w:r>
      <w:r>
        <w:rPr>
          <w:i/>
          <w:iCs/>
          <w:spacing w:val="6"/>
          <w:sz w:val="20"/>
          <w:szCs w:val="20"/>
        </w:rPr>
        <w:t>Advances</w:t>
      </w:r>
      <w:r>
        <w:rPr>
          <w:i/>
          <w:iCs/>
          <w:spacing w:val="56"/>
          <w:sz w:val="20"/>
          <w:szCs w:val="20"/>
        </w:rPr>
        <w:t xml:space="preserve"> </w:t>
      </w:r>
      <w:r>
        <w:rPr>
          <w:i/>
          <w:iCs/>
          <w:spacing w:val="6"/>
          <w:sz w:val="20"/>
          <w:szCs w:val="20"/>
        </w:rPr>
        <w:t>in</w:t>
      </w:r>
      <w:r>
        <w:rPr>
          <w:i/>
          <w:iCs/>
          <w:sz w:val="20"/>
          <w:szCs w:val="20"/>
        </w:rPr>
        <w:t xml:space="preserve"> </w:t>
      </w:r>
      <w:bookmarkStart w:id="18" w:name="bookmark15"/>
      <w:bookmarkEnd w:id="18"/>
      <w:r>
        <w:rPr>
          <w:i/>
          <w:iCs/>
          <w:sz w:val="20"/>
          <w:szCs w:val="20"/>
        </w:rPr>
        <w:t>Neural</w:t>
      </w:r>
      <w:r>
        <w:rPr>
          <w:i/>
          <w:iCs/>
          <w:spacing w:val="38"/>
          <w:w w:val="10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Information</w:t>
      </w:r>
      <w:r>
        <w:rPr>
          <w:i/>
          <w:iCs/>
          <w:spacing w:val="37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Processing</w:t>
      </w:r>
      <w:r>
        <w:rPr>
          <w:i/>
          <w:iCs/>
          <w:spacing w:val="36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Systems  </w:t>
      </w:r>
      <w:r>
        <w:rPr>
          <w:i/>
          <w:iCs/>
          <w:spacing w:val="16"/>
          <w:sz w:val="20"/>
          <w:szCs w:val="20"/>
        </w:rPr>
        <w:t>(</w:t>
      </w:r>
      <w:r>
        <w:rPr>
          <w:i/>
          <w:iCs/>
          <w:sz w:val="20"/>
          <w:szCs w:val="20"/>
        </w:rPr>
        <w:t>NeurIPS</w:t>
      </w:r>
      <w:r>
        <w:rPr>
          <w:i/>
          <w:iCs/>
          <w:spacing w:val="16"/>
          <w:sz w:val="20"/>
          <w:szCs w:val="20"/>
        </w:rPr>
        <w:t>)</w:t>
      </w:r>
      <w:r>
        <w:rPr>
          <w:spacing w:val="16"/>
          <w:sz w:val="20"/>
          <w:szCs w:val="20"/>
        </w:rPr>
        <w:t>,</w:t>
      </w:r>
      <w:r>
        <w:rPr>
          <w:spacing w:val="26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vol</w:t>
      </w:r>
      <w:r>
        <w:rPr>
          <w:spacing w:val="16"/>
          <w:sz w:val="20"/>
          <w:szCs w:val="20"/>
        </w:rPr>
        <w:t>.</w:t>
      </w:r>
      <w:r>
        <w:rPr>
          <w:spacing w:val="30"/>
          <w:sz w:val="20"/>
          <w:szCs w:val="20"/>
        </w:rPr>
        <w:t xml:space="preserve"> </w:t>
      </w:r>
      <w:r>
        <w:rPr>
          <w:spacing w:val="16"/>
          <w:sz w:val="20"/>
          <w:szCs w:val="20"/>
        </w:rPr>
        <w:t>35,</w:t>
      </w:r>
      <w:r>
        <w:rPr>
          <w:spacing w:val="27"/>
          <w:sz w:val="20"/>
          <w:szCs w:val="20"/>
        </w:rPr>
        <w:t xml:space="preserve"> </w:t>
      </w:r>
      <w:r>
        <w:rPr>
          <w:sz w:val="20"/>
          <w:szCs w:val="20"/>
        </w:rPr>
        <w:t>pp</w:t>
      </w:r>
      <w:r>
        <w:rPr>
          <w:spacing w:val="16"/>
          <w:sz w:val="20"/>
          <w:szCs w:val="20"/>
        </w:rPr>
        <w:t>.</w:t>
      </w:r>
      <w:r>
        <w:rPr>
          <w:spacing w:val="42"/>
          <w:sz w:val="20"/>
          <w:szCs w:val="20"/>
        </w:rPr>
        <w:t xml:space="preserve"> </w:t>
      </w:r>
      <w:r>
        <w:rPr>
          <w:spacing w:val="16"/>
          <w:sz w:val="20"/>
          <w:szCs w:val="20"/>
        </w:rPr>
        <w:t>16664–16678,</w:t>
      </w:r>
      <w:r>
        <w:rPr>
          <w:spacing w:val="32"/>
          <w:w w:val="101"/>
          <w:sz w:val="20"/>
          <w:szCs w:val="20"/>
        </w:rPr>
        <w:t xml:space="preserve"> </w:t>
      </w:r>
      <w:r>
        <w:rPr>
          <w:spacing w:val="16"/>
          <w:sz w:val="20"/>
          <w:szCs w:val="20"/>
        </w:rPr>
        <w:t>2022.</w:t>
      </w:r>
    </w:p>
    <w:p w14:paraId="753DE808">
      <w:pPr>
        <w:pStyle w:val="3"/>
        <w:spacing w:before="224" w:line="318" w:lineRule="auto"/>
        <w:ind w:left="483" w:right="45" w:hanging="463"/>
        <w:rPr>
          <w:sz w:val="20"/>
          <w:szCs w:val="20"/>
        </w:rPr>
      </w:pPr>
      <w:r>
        <w:rPr>
          <w:spacing w:val="11"/>
          <w:sz w:val="20"/>
          <w:szCs w:val="20"/>
        </w:rPr>
        <w:t xml:space="preserve">[14]  D.  </w:t>
      </w:r>
      <w:r>
        <w:rPr>
          <w:sz w:val="20"/>
          <w:szCs w:val="20"/>
        </w:rPr>
        <w:t>Lian</w:t>
      </w:r>
      <w:r>
        <w:rPr>
          <w:spacing w:val="11"/>
          <w:sz w:val="20"/>
          <w:szCs w:val="20"/>
        </w:rPr>
        <w:t xml:space="preserve">,  D.  </w:t>
      </w:r>
      <w:r>
        <w:rPr>
          <w:sz w:val="20"/>
          <w:szCs w:val="20"/>
        </w:rPr>
        <w:t>Zhou</w:t>
      </w:r>
      <w:r>
        <w:rPr>
          <w:spacing w:val="11"/>
          <w:sz w:val="20"/>
          <w:szCs w:val="20"/>
        </w:rPr>
        <w:t xml:space="preserve">,  J.  </w:t>
      </w:r>
      <w:r>
        <w:rPr>
          <w:sz w:val="20"/>
          <w:szCs w:val="20"/>
        </w:rPr>
        <w:t>Feng</w:t>
      </w:r>
      <w:r>
        <w:rPr>
          <w:spacing w:val="10"/>
          <w:sz w:val="20"/>
          <w:szCs w:val="20"/>
        </w:rPr>
        <w:t>,</w:t>
      </w:r>
      <w:r>
        <w:rPr>
          <w:spacing w:val="8"/>
          <w:sz w:val="20"/>
          <w:szCs w:val="20"/>
        </w:rPr>
        <w:t xml:space="preserve">  </w:t>
      </w:r>
      <w:r>
        <w:rPr>
          <w:sz w:val="20"/>
          <w:szCs w:val="20"/>
        </w:rPr>
        <w:t>and</w:t>
      </w:r>
      <w:r>
        <w:rPr>
          <w:spacing w:val="10"/>
          <w:sz w:val="20"/>
          <w:szCs w:val="20"/>
        </w:rPr>
        <w:t xml:space="preserve">  </w:t>
      </w:r>
      <w:r>
        <w:rPr>
          <w:sz w:val="20"/>
          <w:szCs w:val="20"/>
        </w:rPr>
        <w:t>X</w:t>
      </w:r>
      <w:r>
        <w:rPr>
          <w:spacing w:val="10"/>
          <w:sz w:val="20"/>
          <w:szCs w:val="20"/>
        </w:rPr>
        <w:t xml:space="preserve">.  </w:t>
      </w:r>
      <w:r>
        <w:rPr>
          <w:sz w:val="20"/>
          <w:szCs w:val="20"/>
        </w:rPr>
        <w:t>Wang</w:t>
      </w:r>
      <w:r>
        <w:rPr>
          <w:spacing w:val="10"/>
          <w:sz w:val="20"/>
          <w:szCs w:val="20"/>
        </w:rPr>
        <w:t>,</w:t>
      </w:r>
      <w:r>
        <w:rPr>
          <w:spacing w:val="13"/>
          <w:sz w:val="20"/>
          <w:szCs w:val="20"/>
        </w:rPr>
        <w:t xml:space="preserve">  </w:t>
      </w:r>
      <w:r>
        <w:rPr>
          <w:spacing w:val="10"/>
          <w:sz w:val="20"/>
          <w:szCs w:val="20"/>
        </w:rPr>
        <w:t>“</w:t>
      </w:r>
      <w:r>
        <w:rPr>
          <w:sz w:val="20"/>
          <w:szCs w:val="20"/>
        </w:rPr>
        <w:t>Scaling</w:t>
      </w:r>
      <w:r>
        <w:rPr>
          <w:spacing w:val="10"/>
          <w:sz w:val="20"/>
          <w:szCs w:val="20"/>
        </w:rPr>
        <w:t xml:space="preserve">  &amp;  </w:t>
      </w:r>
      <w:r>
        <w:rPr>
          <w:sz w:val="20"/>
          <w:szCs w:val="20"/>
        </w:rPr>
        <w:t>shifting</w:t>
      </w:r>
      <w:r>
        <w:rPr>
          <w:spacing w:val="10"/>
          <w:sz w:val="20"/>
          <w:szCs w:val="20"/>
        </w:rPr>
        <w:t xml:space="preserve">  </w:t>
      </w:r>
      <w:r>
        <w:rPr>
          <w:sz w:val="20"/>
          <w:szCs w:val="20"/>
        </w:rPr>
        <w:t>your</w:t>
      </w:r>
      <w:r>
        <w:rPr>
          <w:spacing w:val="10"/>
          <w:sz w:val="20"/>
          <w:szCs w:val="20"/>
        </w:rPr>
        <w:t xml:space="preserve">  </w:t>
      </w:r>
      <w:r>
        <w:rPr>
          <w:sz w:val="20"/>
          <w:szCs w:val="20"/>
        </w:rPr>
        <w:t>features</w:t>
      </w:r>
      <w:r>
        <w:rPr>
          <w:spacing w:val="10"/>
          <w:sz w:val="20"/>
          <w:szCs w:val="20"/>
        </w:rPr>
        <w:t>:   A</w:t>
      </w:r>
      <w:r>
        <w:rPr>
          <w:spacing w:val="1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new</w:t>
      </w:r>
      <w:r>
        <w:rPr>
          <w:spacing w:val="45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baseline</w:t>
      </w:r>
      <w:r>
        <w:rPr>
          <w:spacing w:val="46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for</w:t>
      </w:r>
      <w:r>
        <w:rPr>
          <w:spacing w:val="45"/>
          <w:w w:val="101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eﬀicient</w:t>
      </w:r>
      <w:r>
        <w:rPr>
          <w:spacing w:val="45"/>
          <w:w w:val="101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model</w:t>
      </w:r>
      <w:r>
        <w:rPr>
          <w:spacing w:val="42"/>
          <w:w w:val="101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tuning,”</w:t>
      </w:r>
      <w:r>
        <w:rPr>
          <w:spacing w:val="50"/>
          <w:w w:val="101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in</w:t>
      </w:r>
      <w:r>
        <w:rPr>
          <w:spacing w:val="54"/>
          <w:w w:val="101"/>
          <w:sz w:val="20"/>
          <w:szCs w:val="20"/>
        </w:rPr>
        <w:t xml:space="preserve"> </w:t>
      </w:r>
      <w:r>
        <w:rPr>
          <w:i/>
          <w:iCs/>
          <w:spacing w:val="6"/>
          <w:sz w:val="20"/>
          <w:szCs w:val="20"/>
        </w:rPr>
        <w:t>Proc</w:t>
      </w:r>
      <w:r>
        <w:rPr>
          <w:i/>
          <w:iCs/>
          <w:spacing w:val="-34"/>
          <w:sz w:val="20"/>
          <w:szCs w:val="20"/>
        </w:rPr>
        <w:t xml:space="preserve"> </w:t>
      </w:r>
      <w:r>
        <w:rPr>
          <w:i/>
          <w:iCs/>
          <w:spacing w:val="6"/>
          <w:sz w:val="20"/>
          <w:szCs w:val="20"/>
        </w:rPr>
        <w:t>.</w:t>
      </w:r>
      <w:r>
        <w:rPr>
          <w:i/>
          <w:iCs/>
          <w:sz w:val="20"/>
          <w:szCs w:val="20"/>
        </w:rPr>
        <w:t xml:space="preserve">  </w:t>
      </w:r>
      <w:r>
        <w:rPr>
          <w:i/>
          <w:iCs/>
          <w:spacing w:val="6"/>
          <w:sz w:val="20"/>
          <w:szCs w:val="20"/>
        </w:rPr>
        <w:t>Advances</w:t>
      </w:r>
      <w:r>
        <w:rPr>
          <w:i/>
          <w:iCs/>
          <w:spacing w:val="3"/>
          <w:sz w:val="20"/>
          <w:szCs w:val="20"/>
        </w:rPr>
        <w:t xml:space="preserve">  </w:t>
      </w:r>
      <w:r>
        <w:rPr>
          <w:i/>
          <w:iCs/>
          <w:spacing w:val="6"/>
          <w:sz w:val="20"/>
          <w:szCs w:val="20"/>
        </w:rPr>
        <w:t>in</w:t>
      </w:r>
      <w:r>
        <w:rPr>
          <w:i/>
          <w:iCs/>
          <w:spacing w:val="56"/>
          <w:sz w:val="20"/>
          <w:szCs w:val="20"/>
        </w:rPr>
        <w:t xml:space="preserve"> </w:t>
      </w:r>
      <w:r>
        <w:rPr>
          <w:i/>
          <w:iCs/>
          <w:spacing w:val="6"/>
          <w:sz w:val="20"/>
          <w:szCs w:val="20"/>
        </w:rPr>
        <w:t>Neural</w:t>
      </w:r>
      <w:r>
        <w:rPr>
          <w:i/>
          <w:iCs/>
          <w:spacing w:val="48"/>
          <w:sz w:val="20"/>
          <w:szCs w:val="20"/>
        </w:rPr>
        <w:t xml:space="preserve"> </w:t>
      </w:r>
      <w:r>
        <w:rPr>
          <w:i/>
          <w:iCs/>
          <w:spacing w:val="6"/>
          <w:sz w:val="20"/>
          <w:szCs w:val="20"/>
        </w:rPr>
        <w:t>Informati</w:t>
      </w:r>
      <w:r>
        <w:rPr>
          <w:i/>
          <w:iCs/>
          <w:spacing w:val="5"/>
          <w:sz w:val="20"/>
          <w:szCs w:val="20"/>
        </w:rPr>
        <w:t>on</w:t>
      </w:r>
      <w:r>
        <w:rPr>
          <w:i/>
          <w:iCs/>
          <w:sz w:val="20"/>
          <w:szCs w:val="20"/>
        </w:rPr>
        <w:t xml:space="preserve"> </w:t>
      </w:r>
      <w:bookmarkStart w:id="19" w:name="bookmark13"/>
      <w:bookmarkEnd w:id="19"/>
      <w:r>
        <w:rPr>
          <w:i/>
          <w:iCs/>
          <w:sz w:val="20"/>
          <w:szCs w:val="20"/>
        </w:rPr>
        <w:t>Processing</w:t>
      </w:r>
      <w:r>
        <w:rPr>
          <w:i/>
          <w:iCs/>
          <w:spacing w:val="40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Systems  </w:t>
      </w:r>
      <w:r>
        <w:rPr>
          <w:i/>
          <w:iCs/>
          <w:spacing w:val="12"/>
          <w:sz w:val="20"/>
          <w:szCs w:val="20"/>
        </w:rPr>
        <w:t>(</w:t>
      </w:r>
      <w:r>
        <w:rPr>
          <w:i/>
          <w:iCs/>
          <w:sz w:val="20"/>
          <w:szCs w:val="20"/>
        </w:rPr>
        <w:t>NeurIPS</w:t>
      </w:r>
      <w:r>
        <w:rPr>
          <w:i/>
          <w:iCs/>
          <w:spacing w:val="12"/>
          <w:sz w:val="20"/>
          <w:szCs w:val="20"/>
        </w:rPr>
        <w:t>)</w:t>
      </w:r>
      <w:r>
        <w:rPr>
          <w:spacing w:val="12"/>
          <w:sz w:val="20"/>
          <w:szCs w:val="20"/>
        </w:rPr>
        <w:t>,</w:t>
      </w:r>
      <w:r>
        <w:rPr>
          <w:spacing w:val="26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vol</w:t>
      </w:r>
      <w:r>
        <w:rPr>
          <w:spacing w:val="12"/>
          <w:sz w:val="20"/>
          <w:szCs w:val="20"/>
        </w:rPr>
        <w:t>.</w:t>
      </w:r>
      <w:r>
        <w:rPr>
          <w:spacing w:val="30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35,</w:t>
      </w:r>
      <w:r>
        <w:rPr>
          <w:spacing w:val="27"/>
          <w:sz w:val="20"/>
          <w:szCs w:val="20"/>
        </w:rPr>
        <w:t xml:space="preserve"> </w:t>
      </w:r>
      <w:r>
        <w:rPr>
          <w:sz w:val="20"/>
          <w:szCs w:val="20"/>
        </w:rPr>
        <w:t>pp</w:t>
      </w:r>
      <w:r>
        <w:rPr>
          <w:spacing w:val="12"/>
          <w:sz w:val="20"/>
          <w:szCs w:val="20"/>
        </w:rPr>
        <w:t>.</w:t>
      </w:r>
      <w:r>
        <w:rPr>
          <w:spacing w:val="42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109–123,</w:t>
      </w:r>
      <w:r>
        <w:rPr>
          <w:spacing w:val="32"/>
          <w:w w:val="101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2022.</w:t>
      </w:r>
    </w:p>
    <w:p w14:paraId="72C054CE">
      <w:pPr>
        <w:pStyle w:val="3"/>
        <w:spacing w:before="224" w:line="318" w:lineRule="auto"/>
        <w:ind w:left="483" w:right="45" w:firstLine="577"/>
        <w:rPr>
          <w:del w:id="287" w:author="刘华明" w:date="2026-10-15T18:00:17Z"/>
          <w:spacing w:val="6"/>
          <w:sz w:val="20"/>
          <w:szCs w:val="20"/>
          <w:rPrChange w:id="288" w:author="刘华明" w:date="2026-10-15T18:00:38Z">
            <w:rPr>
              <w:del w:id="289" w:author="刘华明" w:date="2026-10-15T18:00:17Z"/>
              <w:sz w:val="20"/>
              <w:szCs w:val="20"/>
            </w:rPr>
          </w:rPrChange>
        </w:rPr>
        <w:pPrChange w:id="286" w:author="刘华明" w:date="2026-10-15T18:01:01Z">
          <w:pPr>
            <w:pStyle w:val="3"/>
            <w:spacing w:before="224" w:line="318" w:lineRule="auto"/>
            <w:ind w:left="442" w:right="44" w:hanging="422"/>
          </w:pPr>
        </w:pPrChange>
      </w:pPr>
      <w:r>
        <w:rPr>
          <w:spacing w:val="6"/>
          <w:sz w:val="20"/>
          <w:szCs w:val="20"/>
          <w:rPrChange w:id="290" w:author="刘华明" w:date="2026-10-15T18:00:38Z">
            <w:rPr>
              <w:spacing w:val="12"/>
              <w:sz w:val="20"/>
              <w:szCs w:val="20"/>
            </w:rPr>
          </w:rPrChange>
        </w:rPr>
        <w:t>[15]  E.</w:t>
      </w:r>
      <w:r>
        <w:rPr>
          <w:spacing w:val="6"/>
          <w:w w:val="100"/>
          <w:sz w:val="20"/>
          <w:szCs w:val="20"/>
          <w:rPrChange w:id="291" w:author="刘华明" w:date="2026-10-15T18:00:38Z">
            <w:rPr>
              <w:spacing w:val="32"/>
              <w:w w:val="101"/>
              <w:sz w:val="20"/>
              <w:szCs w:val="20"/>
            </w:rPr>
          </w:rPrChange>
        </w:rPr>
        <w:t xml:space="preserve"> </w:t>
      </w:r>
      <w:r>
        <w:rPr>
          <w:spacing w:val="6"/>
          <w:sz w:val="20"/>
          <w:szCs w:val="20"/>
          <w:rPrChange w:id="292" w:author="刘华明" w:date="2026-10-15T18:00:38Z">
            <w:rPr>
              <w:spacing w:val="12"/>
              <w:sz w:val="20"/>
              <w:szCs w:val="20"/>
            </w:rPr>
          </w:rPrChange>
        </w:rPr>
        <w:t>J.</w:t>
      </w:r>
      <w:r>
        <w:rPr>
          <w:spacing w:val="6"/>
          <w:sz w:val="20"/>
          <w:szCs w:val="20"/>
          <w:rPrChange w:id="293" w:author="刘华明" w:date="2026-10-15T18:00:38Z">
            <w:rPr>
              <w:spacing w:val="30"/>
              <w:sz w:val="20"/>
              <w:szCs w:val="20"/>
            </w:rPr>
          </w:rPrChange>
        </w:rPr>
        <w:t xml:space="preserve"> </w:t>
      </w:r>
      <w:r>
        <w:rPr>
          <w:spacing w:val="6"/>
          <w:sz w:val="20"/>
          <w:szCs w:val="20"/>
          <w:rPrChange w:id="294" w:author="刘华明" w:date="2026-10-15T18:00:38Z">
            <w:rPr>
              <w:sz w:val="20"/>
              <w:szCs w:val="20"/>
            </w:rPr>
          </w:rPrChange>
        </w:rPr>
        <w:t>Hu</w:t>
      </w:r>
      <w:r>
        <w:rPr>
          <w:spacing w:val="6"/>
          <w:sz w:val="20"/>
          <w:szCs w:val="20"/>
          <w:rPrChange w:id="295" w:author="刘华明" w:date="2026-10-15T18:00:38Z">
            <w:rPr>
              <w:spacing w:val="12"/>
              <w:sz w:val="20"/>
              <w:szCs w:val="20"/>
            </w:rPr>
          </w:rPrChange>
        </w:rPr>
        <w:t>,</w:t>
      </w:r>
      <w:r>
        <w:rPr>
          <w:spacing w:val="6"/>
          <w:w w:val="100"/>
          <w:sz w:val="20"/>
          <w:szCs w:val="20"/>
          <w:rPrChange w:id="296" w:author="刘华明" w:date="2026-10-15T18:00:38Z">
            <w:rPr>
              <w:spacing w:val="22"/>
              <w:w w:val="101"/>
              <w:sz w:val="20"/>
              <w:szCs w:val="20"/>
            </w:rPr>
          </w:rPrChange>
        </w:rPr>
        <w:t xml:space="preserve"> </w:t>
      </w:r>
      <w:r>
        <w:rPr>
          <w:spacing w:val="6"/>
          <w:sz w:val="20"/>
          <w:szCs w:val="20"/>
          <w:rPrChange w:id="297" w:author="刘华明" w:date="2026-10-15T18:00:38Z">
            <w:rPr>
              <w:spacing w:val="12"/>
              <w:sz w:val="20"/>
              <w:szCs w:val="20"/>
            </w:rPr>
          </w:rPrChange>
        </w:rPr>
        <w:t>Y.</w:t>
      </w:r>
      <w:r>
        <w:rPr>
          <w:spacing w:val="6"/>
          <w:w w:val="100"/>
          <w:sz w:val="20"/>
          <w:szCs w:val="20"/>
          <w:rPrChange w:id="298" w:author="刘华明" w:date="2026-10-15T18:00:38Z">
            <w:rPr>
              <w:spacing w:val="32"/>
              <w:w w:val="101"/>
              <w:sz w:val="20"/>
              <w:szCs w:val="20"/>
            </w:rPr>
          </w:rPrChange>
        </w:rPr>
        <w:t xml:space="preserve"> </w:t>
      </w:r>
      <w:r>
        <w:rPr>
          <w:spacing w:val="6"/>
          <w:sz w:val="20"/>
          <w:szCs w:val="20"/>
          <w:rPrChange w:id="299" w:author="刘华明" w:date="2026-10-15T18:00:38Z">
            <w:rPr>
              <w:sz w:val="20"/>
              <w:szCs w:val="20"/>
            </w:rPr>
          </w:rPrChange>
        </w:rPr>
        <w:t>Shen</w:t>
      </w:r>
      <w:r>
        <w:rPr>
          <w:spacing w:val="6"/>
          <w:sz w:val="20"/>
          <w:szCs w:val="20"/>
          <w:rPrChange w:id="300" w:author="刘华明" w:date="2026-10-15T18:00:38Z">
            <w:rPr>
              <w:spacing w:val="12"/>
              <w:sz w:val="20"/>
              <w:szCs w:val="20"/>
            </w:rPr>
          </w:rPrChange>
        </w:rPr>
        <w:t>,</w:t>
      </w:r>
      <w:r>
        <w:rPr>
          <w:spacing w:val="6"/>
          <w:w w:val="100"/>
          <w:sz w:val="20"/>
          <w:szCs w:val="20"/>
          <w:rPrChange w:id="301" w:author="刘华明" w:date="2026-10-15T18:00:38Z">
            <w:rPr>
              <w:spacing w:val="30"/>
              <w:w w:val="101"/>
              <w:sz w:val="20"/>
              <w:szCs w:val="20"/>
            </w:rPr>
          </w:rPrChange>
        </w:rPr>
        <w:t xml:space="preserve"> </w:t>
      </w:r>
      <w:r>
        <w:rPr>
          <w:spacing w:val="6"/>
          <w:sz w:val="20"/>
          <w:szCs w:val="20"/>
          <w:rPrChange w:id="302" w:author="刘华明" w:date="2026-10-15T18:00:38Z">
            <w:rPr>
              <w:spacing w:val="12"/>
              <w:sz w:val="20"/>
              <w:szCs w:val="20"/>
            </w:rPr>
          </w:rPrChange>
        </w:rPr>
        <w:t>P.</w:t>
      </w:r>
      <w:r>
        <w:rPr>
          <w:spacing w:val="6"/>
          <w:sz w:val="20"/>
          <w:szCs w:val="20"/>
          <w:rPrChange w:id="303" w:author="刘华明" w:date="2026-10-15T18:00:38Z">
            <w:rPr>
              <w:spacing w:val="24"/>
              <w:sz w:val="20"/>
              <w:szCs w:val="20"/>
            </w:rPr>
          </w:rPrChange>
        </w:rPr>
        <w:t xml:space="preserve"> </w:t>
      </w:r>
      <w:r>
        <w:rPr>
          <w:spacing w:val="6"/>
          <w:sz w:val="20"/>
          <w:szCs w:val="20"/>
          <w:rPrChange w:id="304" w:author="刘华明" w:date="2026-10-15T18:00:38Z">
            <w:rPr>
              <w:sz w:val="20"/>
              <w:szCs w:val="20"/>
            </w:rPr>
          </w:rPrChange>
        </w:rPr>
        <w:t>Wallis</w:t>
      </w:r>
      <w:r>
        <w:rPr>
          <w:spacing w:val="6"/>
          <w:sz w:val="20"/>
          <w:szCs w:val="20"/>
          <w:rPrChange w:id="305" w:author="刘华明" w:date="2026-10-15T18:00:38Z">
            <w:rPr>
              <w:spacing w:val="12"/>
              <w:sz w:val="20"/>
              <w:szCs w:val="20"/>
            </w:rPr>
          </w:rPrChange>
        </w:rPr>
        <w:t>,</w:t>
      </w:r>
      <w:r>
        <w:rPr>
          <w:spacing w:val="6"/>
          <w:w w:val="100"/>
          <w:sz w:val="20"/>
          <w:szCs w:val="20"/>
          <w:rPrChange w:id="306" w:author="刘华明" w:date="2026-10-15T18:00:38Z">
            <w:rPr>
              <w:spacing w:val="32"/>
              <w:w w:val="101"/>
              <w:sz w:val="20"/>
              <w:szCs w:val="20"/>
            </w:rPr>
          </w:rPrChange>
        </w:rPr>
        <w:t xml:space="preserve"> </w:t>
      </w:r>
      <w:r>
        <w:rPr>
          <w:spacing w:val="6"/>
          <w:sz w:val="20"/>
          <w:szCs w:val="20"/>
          <w:rPrChange w:id="307" w:author="刘华明" w:date="2026-10-15T18:00:38Z">
            <w:rPr>
              <w:spacing w:val="12"/>
              <w:sz w:val="20"/>
              <w:szCs w:val="20"/>
            </w:rPr>
          </w:rPrChange>
        </w:rPr>
        <w:t>Z.</w:t>
      </w:r>
      <w:r>
        <w:rPr>
          <w:spacing w:val="6"/>
          <w:w w:val="100"/>
          <w:sz w:val="20"/>
          <w:szCs w:val="20"/>
          <w:rPrChange w:id="308" w:author="刘华明" w:date="2026-10-15T18:00:38Z">
            <w:rPr>
              <w:spacing w:val="27"/>
              <w:w w:val="101"/>
              <w:sz w:val="20"/>
              <w:szCs w:val="20"/>
            </w:rPr>
          </w:rPrChange>
        </w:rPr>
        <w:t xml:space="preserve"> </w:t>
      </w:r>
      <w:r>
        <w:rPr>
          <w:spacing w:val="6"/>
          <w:sz w:val="20"/>
          <w:szCs w:val="20"/>
          <w:rPrChange w:id="309" w:author="刘华明" w:date="2026-10-15T18:00:38Z">
            <w:rPr>
              <w:sz w:val="20"/>
              <w:szCs w:val="20"/>
            </w:rPr>
          </w:rPrChange>
        </w:rPr>
        <w:t>Allen</w:t>
      </w:r>
      <w:r>
        <w:rPr>
          <w:spacing w:val="6"/>
          <w:sz w:val="20"/>
          <w:szCs w:val="20"/>
          <w:rPrChange w:id="310" w:author="刘华明" w:date="2026-10-15T18:00:38Z">
            <w:rPr>
              <w:spacing w:val="12"/>
              <w:sz w:val="20"/>
              <w:szCs w:val="20"/>
            </w:rPr>
          </w:rPrChange>
        </w:rPr>
        <w:t>-</w:t>
      </w:r>
      <w:r>
        <w:rPr>
          <w:spacing w:val="6"/>
          <w:sz w:val="20"/>
          <w:szCs w:val="20"/>
          <w:rPrChange w:id="311" w:author="刘华明" w:date="2026-10-15T18:00:38Z">
            <w:rPr>
              <w:sz w:val="20"/>
              <w:szCs w:val="20"/>
            </w:rPr>
          </w:rPrChange>
        </w:rPr>
        <w:t>Zhu</w:t>
      </w:r>
      <w:r>
        <w:rPr>
          <w:spacing w:val="6"/>
          <w:sz w:val="20"/>
          <w:szCs w:val="20"/>
          <w:rPrChange w:id="312" w:author="刘华明" w:date="2026-10-15T18:00:38Z">
            <w:rPr>
              <w:spacing w:val="11"/>
              <w:sz w:val="20"/>
              <w:szCs w:val="20"/>
            </w:rPr>
          </w:rPrChange>
        </w:rPr>
        <w:t>,</w:t>
      </w:r>
      <w:r>
        <w:rPr>
          <w:spacing w:val="6"/>
          <w:sz w:val="20"/>
          <w:szCs w:val="20"/>
          <w:rPrChange w:id="313" w:author="刘华明" w:date="2026-10-15T18:00:38Z">
            <w:rPr>
              <w:spacing w:val="22"/>
              <w:sz w:val="20"/>
              <w:szCs w:val="20"/>
            </w:rPr>
          </w:rPrChange>
        </w:rPr>
        <w:t xml:space="preserve"> </w:t>
      </w:r>
      <w:r>
        <w:rPr>
          <w:spacing w:val="6"/>
          <w:sz w:val="20"/>
          <w:szCs w:val="20"/>
          <w:rPrChange w:id="314" w:author="刘华明" w:date="2026-10-15T18:00:38Z">
            <w:rPr>
              <w:spacing w:val="11"/>
              <w:sz w:val="20"/>
              <w:szCs w:val="20"/>
            </w:rPr>
          </w:rPrChange>
        </w:rPr>
        <w:t>Y.</w:t>
      </w:r>
      <w:r>
        <w:rPr>
          <w:spacing w:val="6"/>
          <w:sz w:val="20"/>
          <w:szCs w:val="20"/>
          <w:rPrChange w:id="315" w:author="刘华明" w:date="2026-10-15T18:00:38Z">
            <w:rPr>
              <w:spacing w:val="30"/>
              <w:sz w:val="20"/>
              <w:szCs w:val="20"/>
            </w:rPr>
          </w:rPrChange>
        </w:rPr>
        <w:t xml:space="preserve"> </w:t>
      </w:r>
      <w:r>
        <w:rPr>
          <w:spacing w:val="6"/>
          <w:sz w:val="20"/>
          <w:szCs w:val="20"/>
          <w:rPrChange w:id="316" w:author="刘华明" w:date="2026-10-15T18:00:38Z">
            <w:rPr>
              <w:sz w:val="20"/>
              <w:szCs w:val="20"/>
            </w:rPr>
          </w:rPrChange>
        </w:rPr>
        <w:t>Li</w:t>
      </w:r>
      <w:r>
        <w:rPr>
          <w:spacing w:val="6"/>
          <w:sz w:val="20"/>
          <w:szCs w:val="20"/>
          <w:rPrChange w:id="317" w:author="刘华明" w:date="2026-10-15T18:00:38Z">
            <w:rPr>
              <w:spacing w:val="11"/>
              <w:sz w:val="20"/>
              <w:szCs w:val="20"/>
            </w:rPr>
          </w:rPrChange>
        </w:rPr>
        <w:t>,</w:t>
      </w:r>
      <w:r>
        <w:rPr>
          <w:spacing w:val="6"/>
          <w:sz w:val="20"/>
          <w:szCs w:val="20"/>
          <w:rPrChange w:id="318" w:author="刘华明" w:date="2026-10-15T18:00:38Z">
            <w:rPr>
              <w:spacing w:val="33"/>
              <w:sz w:val="20"/>
              <w:szCs w:val="20"/>
            </w:rPr>
          </w:rPrChange>
        </w:rPr>
        <w:t xml:space="preserve"> </w:t>
      </w:r>
      <w:r>
        <w:rPr>
          <w:spacing w:val="6"/>
          <w:sz w:val="20"/>
          <w:szCs w:val="20"/>
          <w:rPrChange w:id="319" w:author="刘华明" w:date="2026-10-15T18:00:38Z">
            <w:rPr>
              <w:spacing w:val="11"/>
              <w:sz w:val="20"/>
              <w:szCs w:val="20"/>
            </w:rPr>
          </w:rPrChange>
        </w:rPr>
        <w:t>S.</w:t>
      </w:r>
      <w:r>
        <w:rPr>
          <w:spacing w:val="6"/>
          <w:sz w:val="20"/>
          <w:szCs w:val="20"/>
          <w:rPrChange w:id="320" w:author="刘华明" w:date="2026-10-15T18:00:38Z">
            <w:rPr>
              <w:spacing w:val="24"/>
              <w:sz w:val="20"/>
              <w:szCs w:val="20"/>
            </w:rPr>
          </w:rPrChange>
        </w:rPr>
        <w:t xml:space="preserve"> </w:t>
      </w:r>
      <w:r>
        <w:rPr>
          <w:spacing w:val="6"/>
          <w:sz w:val="20"/>
          <w:szCs w:val="20"/>
          <w:rPrChange w:id="321" w:author="刘华明" w:date="2026-10-15T18:00:38Z">
            <w:rPr>
              <w:sz w:val="20"/>
              <w:szCs w:val="20"/>
            </w:rPr>
          </w:rPrChange>
        </w:rPr>
        <w:t>Wang</w:t>
      </w:r>
      <w:r>
        <w:rPr>
          <w:spacing w:val="6"/>
          <w:sz w:val="20"/>
          <w:szCs w:val="20"/>
          <w:rPrChange w:id="322" w:author="刘华明" w:date="2026-10-15T18:00:38Z">
            <w:rPr>
              <w:spacing w:val="11"/>
              <w:sz w:val="20"/>
              <w:szCs w:val="20"/>
            </w:rPr>
          </w:rPrChange>
        </w:rPr>
        <w:t>,</w:t>
      </w:r>
      <w:r>
        <w:rPr>
          <w:spacing w:val="6"/>
          <w:sz w:val="20"/>
          <w:szCs w:val="20"/>
          <w:rPrChange w:id="323" w:author="刘华明" w:date="2026-10-15T18:00:38Z">
            <w:rPr>
              <w:spacing w:val="30"/>
              <w:sz w:val="20"/>
              <w:szCs w:val="20"/>
            </w:rPr>
          </w:rPrChange>
        </w:rPr>
        <w:t xml:space="preserve"> </w:t>
      </w:r>
      <w:r>
        <w:rPr>
          <w:spacing w:val="6"/>
          <w:sz w:val="20"/>
          <w:szCs w:val="20"/>
          <w:rPrChange w:id="324" w:author="刘华明" w:date="2026-10-15T18:00:38Z">
            <w:rPr>
              <w:spacing w:val="11"/>
              <w:sz w:val="20"/>
              <w:szCs w:val="20"/>
            </w:rPr>
          </w:rPrChange>
        </w:rPr>
        <w:t>L.</w:t>
      </w:r>
      <w:r>
        <w:rPr>
          <w:spacing w:val="6"/>
          <w:sz w:val="20"/>
          <w:szCs w:val="20"/>
          <w:rPrChange w:id="325" w:author="刘华明" w:date="2026-10-15T18:00:38Z">
            <w:rPr>
              <w:spacing w:val="24"/>
              <w:sz w:val="20"/>
              <w:szCs w:val="20"/>
            </w:rPr>
          </w:rPrChange>
        </w:rPr>
        <w:t xml:space="preserve"> </w:t>
      </w:r>
      <w:r>
        <w:rPr>
          <w:spacing w:val="6"/>
          <w:sz w:val="20"/>
          <w:szCs w:val="20"/>
          <w:rPrChange w:id="326" w:author="刘华明" w:date="2026-10-15T18:00:38Z">
            <w:rPr>
              <w:sz w:val="20"/>
              <w:szCs w:val="20"/>
            </w:rPr>
          </w:rPrChange>
        </w:rPr>
        <w:t>Wang</w:t>
      </w:r>
      <w:r>
        <w:rPr>
          <w:spacing w:val="6"/>
          <w:sz w:val="20"/>
          <w:szCs w:val="20"/>
          <w:rPrChange w:id="327" w:author="刘华明" w:date="2026-10-15T18:00:38Z">
            <w:rPr>
              <w:spacing w:val="11"/>
              <w:sz w:val="20"/>
              <w:szCs w:val="20"/>
            </w:rPr>
          </w:rPrChange>
        </w:rPr>
        <w:t>,</w:t>
      </w:r>
      <w:r>
        <w:rPr>
          <w:spacing w:val="6"/>
          <w:sz w:val="20"/>
          <w:szCs w:val="20"/>
          <w:rPrChange w:id="328" w:author="刘华明" w:date="2026-10-15T18:00:38Z">
            <w:rPr>
              <w:spacing w:val="28"/>
              <w:sz w:val="20"/>
              <w:szCs w:val="20"/>
            </w:rPr>
          </w:rPrChange>
        </w:rPr>
        <w:t xml:space="preserve"> </w:t>
      </w:r>
      <w:r>
        <w:rPr>
          <w:spacing w:val="6"/>
          <w:sz w:val="20"/>
          <w:szCs w:val="20"/>
          <w:rPrChange w:id="329" w:author="刘华明" w:date="2026-10-15T18:00:38Z">
            <w:rPr>
              <w:sz w:val="20"/>
              <w:szCs w:val="20"/>
            </w:rPr>
          </w:rPrChange>
        </w:rPr>
        <w:t>and</w:t>
      </w:r>
      <w:r>
        <w:rPr>
          <w:spacing w:val="6"/>
          <w:sz w:val="20"/>
          <w:szCs w:val="20"/>
          <w:rPrChange w:id="330" w:author="刘华明" w:date="2026-10-15T18:00:38Z">
            <w:rPr>
              <w:spacing w:val="24"/>
              <w:sz w:val="20"/>
              <w:szCs w:val="20"/>
            </w:rPr>
          </w:rPrChange>
        </w:rPr>
        <w:t xml:space="preserve"> </w:t>
      </w:r>
      <w:r>
        <w:rPr>
          <w:spacing w:val="6"/>
          <w:sz w:val="20"/>
          <w:szCs w:val="20"/>
          <w:rPrChange w:id="331" w:author="刘华明" w:date="2026-10-15T18:00:38Z">
            <w:rPr>
              <w:sz w:val="20"/>
              <w:szCs w:val="20"/>
            </w:rPr>
          </w:rPrChange>
        </w:rPr>
        <w:t>W</w:t>
      </w:r>
      <w:r>
        <w:rPr>
          <w:spacing w:val="6"/>
          <w:sz w:val="20"/>
          <w:szCs w:val="20"/>
          <w:rPrChange w:id="332" w:author="刘华明" w:date="2026-10-15T18:00:38Z">
            <w:rPr>
              <w:spacing w:val="11"/>
              <w:sz w:val="20"/>
              <w:szCs w:val="20"/>
            </w:rPr>
          </w:rPrChange>
        </w:rPr>
        <w:t>.</w:t>
      </w:r>
      <w:r>
        <w:rPr>
          <w:spacing w:val="6"/>
          <w:sz w:val="20"/>
          <w:szCs w:val="20"/>
          <w:rPrChange w:id="333" w:author="刘华明" w:date="2026-10-15T18:00:38Z">
            <w:rPr>
              <w:spacing w:val="33"/>
              <w:sz w:val="20"/>
              <w:szCs w:val="20"/>
            </w:rPr>
          </w:rPrChange>
        </w:rPr>
        <w:t xml:space="preserve"> </w:t>
      </w:r>
      <w:r>
        <w:rPr>
          <w:spacing w:val="6"/>
          <w:sz w:val="20"/>
          <w:szCs w:val="20"/>
          <w:rPrChange w:id="334" w:author="刘华明" w:date="2026-10-15T18:00:38Z">
            <w:rPr>
              <w:sz w:val="20"/>
              <w:szCs w:val="20"/>
            </w:rPr>
          </w:rPrChange>
        </w:rPr>
        <w:t>Chen</w:t>
      </w:r>
      <w:r>
        <w:rPr>
          <w:spacing w:val="6"/>
          <w:sz w:val="20"/>
          <w:szCs w:val="20"/>
          <w:rPrChange w:id="335" w:author="刘华明" w:date="2026-10-15T18:00:38Z">
            <w:rPr>
              <w:spacing w:val="11"/>
              <w:sz w:val="20"/>
              <w:szCs w:val="20"/>
            </w:rPr>
          </w:rPrChange>
        </w:rPr>
        <w:t>,</w:t>
      </w:r>
      <w:r>
        <w:rPr>
          <w:spacing w:val="6"/>
          <w:sz w:val="20"/>
          <w:szCs w:val="20"/>
          <w:rPrChange w:id="336" w:author="刘华明" w:date="2026-10-15T18:00:38Z">
            <w:rPr>
              <w:sz w:val="20"/>
              <w:szCs w:val="20"/>
            </w:rPr>
          </w:rPrChange>
        </w:rPr>
        <w:t xml:space="preserve"> </w:t>
      </w:r>
      <w:r>
        <w:rPr>
          <w:spacing w:val="6"/>
          <w:sz w:val="20"/>
          <w:szCs w:val="20"/>
          <w:rPrChange w:id="337" w:author="刘华明" w:date="2026-10-15T18:00:38Z">
            <w:rPr>
              <w:spacing w:val="8"/>
              <w:sz w:val="20"/>
              <w:szCs w:val="20"/>
            </w:rPr>
          </w:rPrChange>
        </w:rPr>
        <w:t>“LoRA: Low-rank adaptati</w:t>
      </w:r>
      <w:r>
        <w:rPr>
          <w:spacing w:val="6"/>
          <w:sz w:val="20"/>
          <w:szCs w:val="20"/>
          <w:rPrChange w:id="338" w:author="刘华明" w:date="2026-10-15T18:00:38Z">
            <w:rPr>
              <w:spacing w:val="7"/>
              <w:sz w:val="20"/>
              <w:szCs w:val="20"/>
            </w:rPr>
          </w:rPrChange>
        </w:rPr>
        <w:t>on of large language models,” in</w:t>
      </w:r>
      <w:r>
        <w:rPr>
          <w:spacing w:val="6"/>
          <w:w w:val="100"/>
          <w:sz w:val="20"/>
          <w:szCs w:val="20"/>
          <w:rPrChange w:id="339" w:author="刘华明" w:date="2026-10-15T18:00:38Z">
            <w:rPr>
              <w:spacing w:val="21"/>
              <w:w w:val="101"/>
              <w:sz w:val="20"/>
              <w:szCs w:val="20"/>
            </w:rPr>
          </w:rPrChange>
        </w:rPr>
        <w:t xml:space="preserve"> </w:t>
      </w:r>
      <w:r>
        <w:rPr>
          <w:i w:val="0"/>
          <w:iCs w:val="0"/>
          <w:spacing w:val="6"/>
          <w:sz w:val="20"/>
          <w:szCs w:val="20"/>
          <w:rPrChange w:id="340" w:author="刘华明" w:date="2026-10-15T18:00:38Z">
            <w:rPr>
              <w:i/>
              <w:iCs/>
              <w:spacing w:val="7"/>
              <w:sz w:val="20"/>
              <w:szCs w:val="20"/>
            </w:rPr>
          </w:rPrChange>
        </w:rPr>
        <w:t>Proc</w:t>
      </w:r>
      <w:r>
        <w:rPr>
          <w:i w:val="0"/>
          <w:iCs w:val="0"/>
          <w:spacing w:val="6"/>
          <w:sz w:val="20"/>
          <w:szCs w:val="20"/>
          <w:rPrChange w:id="341" w:author="刘华明" w:date="2026-10-15T18:00:38Z">
            <w:rPr>
              <w:i/>
              <w:iCs/>
              <w:spacing w:val="-34"/>
              <w:sz w:val="20"/>
              <w:szCs w:val="20"/>
            </w:rPr>
          </w:rPrChange>
        </w:rPr>
        <w:t xml:space="preserve"> </w:t>
      </w:r>
      <w:r>
        <w:rPr>
          <w:i w:val="0"/>
          <w:iCs w:val="0"/>
          <w:spacing w:val="6"/>
          <w:sz w:val="20"/>
          <w:szCs w:val="20"/>
          <w:rPrChange w:id="342" w:author="刘华明" w:date="2026-10-15T18:00:38Z">
            <w:rPr>
              <w:i/>
              <w:iCs/>
              <w:spacing w:val="7"/>
              <w:sz w:val="20"/>
              <w:szCs w:val="20"/>
            </w:rPr>
          </w:rPrChange>
        </w:rPr>
        <w:t>.</w:t>
      </w:r>
      <w:r>
        <w:rPr>
          <w:i w:val="0"/>
          <w:iCs w:val="0"/>
          <w:spacing w:val="6"/>
          <w:sz w:val="20"/>
          <w:szCs w:val="20"/>
          <w:rPrChange w:id="343" w:author="刘华明" w:date="2026-10-15T18:00:38Z">
            <w:rPr>
              <w:i/>
              <w:iCs/>
              <w:spacing w:val="25"/>
              <w:sz w:val="20"/>
              <w:szCs w:val="20"/>
            </w:rPr>
          </w:rPrChange>
        </w:rPr>
        <w:t xml:space="preserve"> </w:t>
      </w:r>
      <w:r>
        <w:rPr>
          <w:i w:val="0"/>
          <w:iCs w:val="0"/>
          <w:spacing w:val="6"/>
          <w:sz w:val="20"/>
          <w:szCs w:val="20"/>
          <w:rPrChange w:id="344" w:author="刘华明" w:date="2026-10-15T18:00:38Z">
            <w:rPr>
              <w:i/>
              <w:iCs/>
              <w:spacing w:val="7"/>
              <w:sz w:val="20"/>
              <w:szCs w:val="20"/>
            </w:rPr>
          </w:rPrChange>
        </w:rPr>
        <w:t>Int.  Conf.</w:t>
      </w:r>
      <w:r>
        <w:rPr>
          <w:i w:val="0"/>
          <w:iCs w:val="0"/>
          <w:spacing w:val="6"/>
          <w:sz w:val="20"/>
          <w:szCs w:val="20"/>
          <w:rPrChange w:id="345" w:author="刘华明" w:date="2026-10-15T18:00:38Z">
            <w:rPr>
              <w:i/>
              <w:iCs/>
              <w:spacing w:val="26"/>
              <w:sz w:val="20"/>
              <w:szCs w:val="20"/>
            </w:rPr>
          </w:rPrChange>
        </w:rPr>
        <w:t xml:space="preserve"> </w:t>
      </w:r>
      <w:r>
        <w:rPr>
          <w:i w:val="0"/>
          <w:iCs w:val="0"/>
          <w:spacing w:val="6"/>
          <w:sz w:val="20"/>
          <w:szCs w:val="20"/>
          <w:rPrChange w:id="346" w:author="刘华明" w:date="2026-10-15T18:00:38Z">
            <w:rPr>
              <w:i/>
              <w:iCs/>
              <w:spacing w:val="7"/>
              <w:sz w:val="20"/>
              <w:szCs w:val="20"/>
            </w:rPr>
          </w:rPrChange>
        </w:rPr>
        <w:t>Learning</w:t>
      </w:r>
      <w:r>
        <w:rPr>
          <w:i w:val="0"/>
          <w:iCs w:val="0"/>
          <w:spacing w:val="6"/>
          <w:sz w:val="20"/>
          <w:szCs w:val="20"/>
          <w:rPrChange w:id="347" w:author="刘华明" w:date="2026-10-15T18:00:38Z">
            <w:rPr>
              <w:i/>
              <w:iCs/>
              <w:sz w:val="20"/>
              <w:szCs w:val="20"/>
            </w:rPr>
          </w:rPrChange>
        </w:rPr>
        <w:t xml:space="preserve"> </w:t>
      </w:r>
      <w:r>
        <w:rPr>
          <w:i w:val="0"/>
          <w:iCs w:val="0"/>
          <w:spacing w:val="6"/>
          <w:sz w:val="20"/>
          <w:szCs w:val="20"/>
          <w:rPrChange w:id="348" w:author="刘华明" w:date="2026-10-15T18:00:38Z">
            <w:rPr>
              <w:i/>
              <w:iCs/>
              <w:spacing w:val="9"/>
              <w:sz w:val="20"/>
              <w:szCs w:val="20"/>
            </w:rPr>
          </w:rPrChange>
        </w:rPr>
        <w:t>Representations</w:t>
      </w:r>
      <w:r>
        <w:rPr>
          <w:i w:val="0"/>
          <w:iCs w:val="0"/>
          <w:spacing w:val="6"/>
          <w:sz w:val="20"/>
          <w:szCs w:val="20"/>
          <w:rPrChange w:id="349" w:author="刘华明" w:date="2026-10-15T18:00:38Z">
            <w:rPr>
              <w:i/>
              <w:iCs/>
              <w:spacing w:val="5"/>
              <w:sz w:val="20"/>
              <w:szCs w:val="20"/>
            </w:rPr>
          </w:rPrChange>
        </w:rPr>
        <w:t xml:space="preserve">  </w:t>
      </w:r>
      <w:r>
        <w:rPr>
          <w:i w:val="0"/>
          <w:iCs w:val="0"/>
          <w:spacing w:val="6"/>
          <w:sz w:val="20"/>
          <w:szCs w:val="20"/>
          <w:rPrChange w:id="350" w:author="刘华明" w:date="2026-10-15T18:00:38Z">
            <w:rPr>
              <w:i/>
              <w:iCs/>
              <w:spacing w:val="9"/>
              <w:sz w:val="20"/>
              <w:szCs w:val="20"/>
            </w:rPr>
          </w:rPrChange>
        </w:rPr>
        <w:t>(ICLR)</w:t>
      </w:r>
      <w:r>
        <w:rPr>
          <w:spacing w:val="6"/>
          <w:sz w:val="20"/>
          <w:szCs w:val="20"/>
          <w:rPrChange w:id="351" w:author="刘华明" w:date="2026-10-15T18:00:38Z">
            <w:rPr>
              <w:spacing w:val="9"/>
              <w:sz w:val="20"/>
              <w:szCs w:val="20"/>
            </w:rPr>
          </w:rPrChange>
        </w:rPr>
        <w:t>,</w:t>
      </w:r>
      <w:r>
        <w:rPr>
          <w:spacing w:val="6"/>
          <w:w w:val="100"/>
          <w:sz w:val="20"/>
          <w:szCs w:val="20"/>
          <w:rPrChange w:id="352" w:author="刘华明" w:date="2026-10-15T18:00:38Z">
            <w:rPr>
              <w:spacing w:val="32"/>
              <w:w w:val="101"/>
              <w:sz w:val="20"/>
              <w:szCs w:val="20"/>
            </w:rPr>
          </w:rPrChange>
        </w:rPr>
        <w:t xml:space="preserve"> </w:t>
      </w:r>
      <w:r>
        <w:rPr>
          <w:spacing w:val="6"/>
          <w:sz w:val="20"/>
          <w:szCs w:val="20"/>
          <w:rPrChange w:id="353" w:author="刘华明" w:date="2026-10-15T18:00:38Z">
            <w:rPr>
              <w:spacing w:val="9"/>
              <w:sz w:val="20"/>
              <w:szCs w:val="20"/>
            </w:rPr>
          </w:rPrChange>
        </w:rPr>
        <w:t>2022.</w:t>
      </w:r>
    </w:p>
    <w:p w14:paraId="72C054CE">
      <w:pPr>
        <w:pStyle w:val="3"/>
        <w:spacing w:before="224"/>
        <w:ind w:left="442" w:right="44" w:hanging="422"/>
        <w:rPr>
          <w:del w:id="355" w:author="刘华明" w:date="2026-10-15T18:00:18Z"/>
          <w:sz w:val="20"/>
          <w:szCs w:val="20"/>
        </w:rPr>
        <w:sectPr>
          <w:pgSz w:w="11906" w:h="16838"/>
          <w:pgMar w:top="400" w:right="1366" w:bottom="400" w:left="1424" w:header="0" w:footer="0" w:gutter="0"/>
          <w:cols w:space="720" w:num="1"/>
        </w:sectPr>
        <w:pPrChange w:id="354" w:author="刘华明" w:date="2026-10-15T18:00:17Z">
          <w:pPr>
            <w:spacing w:line="318" w:lineRule="auto"/>
          </w:pPr>
        </w:pPrChange>
      </w:pPr>
    </w:p>
    <w:p w14:paraId="5E52E96A">
      <w:pPr>
        <w:spacing w:line="382" w:lineRule="auto"/>
        <w:rPr>
          <w:rFonts w:ascii="Arial"/>
          <w:sz w:val="20"/>
          <w:szCs w:val="20"/>
        </w:rPr>
      </w:pPr>
    </w:p>
    <w:p w14:paraId="39729B74">
      <w:pPr>
        <w:pStyle w:val="3"/>
        <w:spacing w:before="66" w:line="315" w:lineRule="auto"/>
        <w:ind w:left="483" w:hanging="463"/>
        <w:rPr>
          <w:sz w:val="20"/>
          <w:szCs w:val="20"/>
        </w:rPr>
      </w:pPr>
      <w:bookmarkStart w:id="20" w:name="bookmark17"/>
      <w:bookmarkEnd w:id="20"/>
      <w:r>
        <w:rPr>
          <w:spacing w:val="15"/>
          <w:sz w:val="20"/>
          <w:szCs w:val="20"/>
        </w:rPr>
        <w:t>[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HYPERLINK \l "bookmark24" </w:instrText>
      </w:r>
      <w:r>
        <w:rPr>
          <w:sz w:val="20"/>
          <w:szCs w:val="20"/>
        </w:rPr>
        <w:fldChar w:fldCharType="separate"/>
      </w:r>
      <w:r>
        <w:rPr>
          <w:spacing w:val="15"/>
          <w:sz w:val="20"/>
          <w:szCs w:val="20"/>
        </w:rPr>
        <w:t>16</w:t>
      </w:r>
      <w:r>
        <w:rPr>
          <w:spacing w:val="15"/>
          <w:sz w:val="20"/>
          <w:szCs w:val="20"/>
        </w:rPr>
        <w:fldChar w:fldCharType="end"/>
      </w:r>
      <w:r>
        <w:rPr>
          <w:spacing w:val="15"/>
          <w:sz w:val="20"/>
          <w:szCs w:val="20"/>
        </w:rPr>
        <w:t xml:space="preserve">]  Y. </w:t>
      </w:r>
      <w:r>
        <w:rPr>
          <w:sz w:val="20"/>
          <w:szCs w:val="20"/>
        </w:rPr>
        <w:t>Netzer</w:t>
      </w:r>
      <w:r>
        <w:rPr>
          <w:spacing w:val="15"/>
          <w:sz w:val="20"/>
          <w:szCs w:val="20"/>
        </w:rPr>
        <w:t xml:space="preserve">, T. </w:t>
      </w:r>
      <w:r>
        <w:rPr>
          <w:sz w:val="20"/>
          <w:szCs w:val="20"/>
        </w:rPr>
        <w:t>Wang</w:t>
      </w:r>
      <w:r>
        <w:rPr>
          <w:spacing w:val="15"/>
          <w:sz w:val="20"/>
          <w:szCs w:val="20"/>
        </w:rPr>
        <w:t xml:space="preserve">, A. </w:t>
      </w:r>
      <w:r>
        <w:rPr>
          <w:sz w:val="20"/>
          <w:szCs w:val="20"/>
        </w:rPr>
        <w:t>Coates</w:t>
      </w:r>
      <w:r>
        <w:rPr>
          <w:spacing w:val="15"/>
          <w:sz w:val="20"/>
          <w:szCs w:val="20"/>
        </w:rPr>
        <w:t>,</w:t>
      </w:r>
      <w:r>
        <w:rPr>
          <w:spacing w:val="26"/>
          <w:w w:val="101"/>
          <w:sz w:val="20"/>
          <w:szCs w:val="20"/>
        </w:rPr>
        <w:t xml:space="preserve"> </w:t>
      </w:r>
      <w:r>
        <w:rPr>
          <w:spacing w:val="15"/>
          <w:sz w:val="20"/>
          <w:szCs w:val="20"/>
        </w:rPr>
        <w:t>A.</w:t>
      </w:r>
      <w:r>
        <w:rPr>
          <w:spacing w:val="14"/>
          <w:sz w:val="20"/>
          <w:szCs w:val="20"/>
        </w:rPr>
        <w:t xml:space="preserve"> </w:t>
      </w:r>
      <w:r>
        <w:rPr>
          <w:sz w:val="20"/>
          <w:szCs w:val="20"/>
        </w:rPr>
        <w:t>Bissacco</w:t>
      </w:r>
      <w:r>
        <w:rPr>
          <w:spacing w:val="15"/>
          <w:sz w:val="20"/>
          <w:szCs w:val="20"/>
        </w:rPr>
        <w:t>,</w:t>
      </w:r>
      <w:r>
        <w:rPr>
          <w:spacing w:val="17"/>
          <w:w w:val="101"/>
          <w:sz w:val="20"/>
          <w:szCs w:val="20"/>
        </w:rPr>
        <w:t xml:space="preserve"> </w:t>
      </w:r>
      <w:r>
        <w:rPr>
          <w:spacing w:val="15"/>
          <w:sz w:val="20"/>
          <w:szCs w:val="20"/>
        </w:rPr>
        <w:t xml:space="preserve">B. </w:t>
      </w:r>
      <w:r>
        <w:rPr>
          <w:sz w:val="20"/>
          <w:szCs w:val="20"/>
        </w:rPr>
        <w:t>Wu</w:t>
      </w:r>
      <w:r>
        <w:rPr>
          <w:spacing w:val="15"/>
          <w:sz w:val="20"/>
          <w:szCs w:val="20"/>
        </w:rPr>
        <w:t xml:space="preserve">, </w:t>
      </w:r>
      <w:r>
        <w:rPr>
          <w:sz w:val="20"/>
          <w:szCs w:val="20"/>
        </w:rPr>
        <w:t>and</w:t>
      </w:r>
      <w:r>
        <w:rPr>
          <w:spacing w:val="11"/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>
        <w:rPr>
          <w:spacing w:val="15"/>
          <w:sz w:val="20"/>
          <w:szCs w:val="20"/>
        </w:rPr>
        <w:t>. Y.</w:t>
      </w:r>
      <w:r>
        <w:rPr>
          <w:spacing w:val="14"/>
          <w:sz w:val="20"/>
          <w:szCs w:val="20"/>
        </w:rPr>
        <w:t xml:space="preserve"> </w:t>
      </w:r>
      <w:r>
        <w:rPr>
          <w:sz w:val="20"/>
          <w:szCs w:val="20"/>
        </w:rPr>
        <w:t>Ng</w:t>
      </w:r>
      <w:r>
        <w:rPr>
          <w:spacing w:val="15"/>
          <w:sz w:val="20"/>
          <w:szCs w:val="20"/>
        </w:rPr>
        <w:t>,</w:t>
      </w:r>
      <w:r>
        <w:rPr>
          <w:spacing w:val="25"/>
          <w:sz w:val="20"/>
          <w:szCs w:val="20"/>
        </w:rPr>
        <w:t xml:space="preserve"> </w:t>
      </w:r>
      <w:r>
        <w:rPr>
          <w:spacing w:val="15"/>
          <w:sz w:val="20"/>
          <w:szCs w:val="20"/>
        </w:rPr>
        <w:t>“</w:t>
      </w:r>
      <w:r>
        <w:rPr>
          <w:sz w:val="20"/>
          <w:szCs w:val="20"/>
        </w:rPr>
        <w:t>Reading</w:t>
      </w:r>
      <w:r>
        <w:rPr>
          <w:spacing w:val="12"/>
          <w:sz w:val="20"/>
          <w:szCs w:val="20"/>
        </w:rPr>
        <w:t xml:space="preserve"> </w:t>
      </w:r>
      <w:r>
        <w:rPr>
          <w:sz w:val="20"/>
          <w:szCs w:val="20"/>
        </w:rPr>
        <w:t>digits</w:t>
      </w:r>
      <w:r>
        <w:rPr>
          <w:spacing w:val="12"/>
          <w:sz w:val="20"/>
          <w:szCs w:val="20"/>
        </w:rPr>
        <w:t xml:space="preserve"> </w:t>
      </w:r>
      <w:r>
        <w:rPr>
          <w:sz w:val="20"/>
          <w:szCs w:val="20"/>
        </w:rPr>
        <w:t xml:space="preserve">in </w:t>
      </w:r>
      <w:r>
        <w:rPr>
          <w:spacing w:val="9"/>
          <w:sz w:val="20"/>
          <w:szCs w:val="20"/>
        </w:rPr>
        <w:t>natural images with unsupervised feature learnin</w:t>
      </w:r>
      <w:r>
        <w:rPr>
          <w:spacing w:val="8"/>
          <w:sz w:val="20"/>
          <w:szCs w:val="20"/>
        </w:rPr>
        <w:t>g,”</w:t>
      </w:r>
      <w:r>
        <w:rPr>
          <w:spacing w:val="21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Tech.</w:t>
      </w:r>
      <w:r>
        <w:rPr>
          <w:spacing w:val="19"/>
          <w:w w:val="101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Rep.,</w:t>
      </w:r>
      <w:r>
        <w:rPr>
          <w:spacing w:val="25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Stanford</w:t>
      </w:r>
      <w:r>
        <w:rPr>
          <w:spacing w:val="20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University,</w:t>
      </w:r>
      <w:r>
        <w:rPr>
          <w:sz w:val="20"/>
          <w:szCs w:val="20"/>
        </w:rPr>
        <w:t xml:space="preserve"> </w:t>
      </w:r>
      <w:bookmarkStart w:id="21" w:name="bookmark18"/>
      <w:bookmarkEnd w:id="21"/>
      <w:r>
        <w:rPr>
          <w:spacing w:val="1"/>
          <w:sz w:val="20"/>
          <w:szCs w:val="20"/>
        </w:rPr>
        <w:t>2011.</w:t>
      </w:r>
    </w:p>
    <w:p w14:paraId="71A7A520">
      <w:pPr>
        <w:pStyle w:val="3"/>
        <w:spacing w:before="234" w:line="307" w:lineRule="auto"/>
        <w:ind w:left="480" w:hanging="460"/>
        <w:rPr>
          <w:sz w:val="20"/>
          <w:szCs w:val="20"/>
        </w:rPr>
      </w:pPr>
      <w:r>
        <w:rPr>
          <w:spacing w:val="6"/>
          <w:sz w:val="20"/>
          <w:szCs w:val="20"/>
        </w:rPr>
        <w:t>[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HYPERLINK \l "bookmark25" </w:instrText>
      </w:r>
      <w:r>
        <w:rPr>
          <w:sz w:val="20"/>
          <w:szCs w:val="20"/>
        </w:rPr>
        <w:fldChar w:fldCharType="separate"/>
      </w:r>
      <w:r>
        <w:rPr>
          <w:spacing w:val="6"/>
          <w:sz w:val="20"/>
          <w:szCs w:val="20"/>
        </w:rPr>
        <w:t>17</w:t>
      </w:r>
      <w:r>
        <w:rPr>
          <w:spacing w:val="6"/>
          <w:sz w:val="20"/>
          <w:szCs w:val="20"/>
        </w:rPr>
        <w:fldChar w:fldCharType="end"/>
      </w:r>
      <w:r>
        <w:rPr>
          <w:spacing w:val="6"/>
          <w:sz w:val="20"/>
          <w:szCs w:val="20"/>
        </w:rPr>
        <w:t>]  A.</w:t>
      </w:r>
      <w:r>
        <w:rPr>
          <w:spacing w:val="45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Krizhevsky,</w:t>
      </w:r>
      <w:r>
        <w:rPr>
          <w:spacing w:val="42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V.</w:t>
      </w:r>
      <w:r>
        <w:rPr>
          <w:spacing w:val="45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Nair,</w:t>
      </w:r>
      <w:r>
        <w:rPr>
          <w:spacing w:val="46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and</w:t>
      </w:r>
      <w:r>
        <w:rPr>
          <w:spacing w:val="48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G.</w:t>
      </w:r>
      <w:r>
        <w:rPr>
          <w:spacing w:val="44"/>
          <w:w w:val="101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Hinton,</w:t>
      </w:r>
      <w:r>
        <w:rPr>
          <w:spacing w:val="55"/>
          <w:w w:val="101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“Learning</w:t>
      </w:r>
      <w:r>
        <w:rPr>
          <w:spacing w:val="42"/>
          <w:w w:val="101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multipl</w:t>
      </w:r>
      <w:r>
        <w:rPr>
          <w:spacing w:val="5"/>
          <w:sz w:val="20"/>
          <w:szCs w:val="20"/>
        </w:rPr>
        <w:t>e</w:t>
      </w:r>
      <w:r>
        <w:rPr>
          <w:spacing w:val="42"/>
          <w:w w:val="101"/>
          <w:sz w:val="20"/>
          <w:szCs w:val="20"/>
        </w:rPr>
        <w:t xml:space="preserve"> </w:t>
      </w:r>
      <w:r>
        <w:rPr>
          <w:spacing w:val="5"/>
          <w:sz w:val="20"/>
          <w:szCs w:val="20"/>
        </w:rPr>
        <w:t>layers</w:t>
      </w:r>
      <w:r>
        <w:rPr>
          <w:spacing w:val="41"/>
          <w:w w:val="101"/>
          <w:sz w:val="20"/>
          <w:szCs w:val="20"/>
        </w:rPr>
        <w:t xml:space="preserve"> </w:t>
      </w:r>
      <w:r>
        <w:rPr>
          <w:spacing w:val="5"/>
          <w:sz w:val="20"/>
          <w:szCs w:val="20"/>
        </w:rPr>
        <w:t>of</w:t>
      </w:r>
      <w:r>
        <w:rPr>
          <w:spacing w:val="32"/>
          <w:sz w:val="20"/>
          <w:szCs w:val="20"/>
        </w:rPr>
        <w:t xml:space="preserve"> </w:t>
      </w:r>
      <w:r>
        <w:rPr>
          <w:spacing w:val="5"/>
          <w:sz w:val="20"/>
          <w:szCs w:val="20"/>
        </w:rPr>
        <w:t>features</w:t>
      </w:r>
      <w:r>
        <w:rPr>
          <w:spacing w:val="42"/>
          <w:sz w:val="20"/>
          <w:szCs w:val="20"/>
        </w:rPr>
        <w:t xml:space="preserve"> </w:t>
      </w:r>
      <w:r>
        <w:rPr>
          <w:spacing w:val="5"/>
          <w:sz w:val="20"/>
          <w:szCs w:val="20"/>
        </w:rPr>
        <w:t>from</w:t>
      </w:r>
      <w:r>
        <w:rPr>
          <w:sz w:val="20"/>
          <w:szCs w:val="20"/>
        </w:rPr>
        <w:t xml:space="preserve"> </w:t>
      </w:r>
      <w:bookmarkStart w:id="22" w:name="bookmark23"/>
      <w:bookmarkEnd w:id="22"/>
      <w:r>
        <w:rPr>
          <w:spacing w:val="7"/>
          <w:sz w:val="20"/>
          <w:szCs w:val="20"/>
        </w:rPr>
        <w:t>tiny</w:t>
      </w:r>
      <w:r>
        <w:rPr>
          <w:spacing w:val="28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images,”</w:t>
      </w:r>
      <w:r>
        <w:rPr>
          <w:spacing w:val="29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Tech.</w:t>
      </w:r>
      <w:r>
        <w:rPr>
          <w:spacing w:val="30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Rep.,</w:t>
      </w:r>
      <w:r>
        <w:rPr>
          <w:spacing w:val="30"/>
          <w:w w:val="101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Universit</w:t>
      </w:r>
      <w:r>
        <w:rPr>
          <w:spacing w:val="6"/>
          <w:sz w:val="20"/>
          <w:szCs w:val="20"/>
        </w:rPr>
        <w:t>y</w:t>
      </w:r>
      <w:r>
        <w:rPr>
          <w:spacing w:val="27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of Toronto,</w:t>
      </w:r>
      <w:r>
        <w:rPr>
          <w:spacing w:val="32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2009.</w:t>
      </w:r>
    </w:p>
    <w:p w14:paraId="56820668">
      <w:pPr>
        <w:pStyle w:val="3"/>
        <w:spacing w:before="240" w:line="307" w:lineRule="auto"/>
        <w:ind w:left="511" w:hanging="491"/>
        <w:rPr>
          <w:ins w:id="356" w:author="刘华明" w:date="2026-10-15T18:01:48Z"/>
          <w:spacing w:val="23"/>
          <w:sz w:val="20"/>
          <w:szCs w:val="20"/>
        </w:rPr>
      </w:pPr>
      <w:r>
        <w:rPr>
          <w:spacing w:val="6"/>
          <w:sz w:val="20"/>
          <w:szCs w:val="20"/>
        </w:rPr>
        <w:t>[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HYPERLINK \l "bookmark26" </w:instrText>
      </w:r>
      <w:r>
        <w:rPr>
          <w:sz w:val="20"/>
          <w:szCs w:val="20"/>
        </w:rPr>
        <w:fldChar w:fldCharType="separate"/>
      </w:r>
      <w:r>
        <w:rPr>
          <w:spacing w:val="6"/>
          <w:sz w:val="20"/>
          <w:szCs w:val="20"/>
        </w:rPr>
        <w:t>18</w:t>
      </w:r>
      <w:r>
        <w:rPr>
          <w:spacing w:val="6"/>
          <w:sz w:val="20"/>
          <w:szCs w:val="20"/>
        </w:rPr>
        <w:fldChar w:fldCharType="end"/>
      </w:r>
      <w:r>
        <w:rPr>
          <w:spacing w:val="6"/>
          <w:sz w:val="20"/>
          <w:szCs w:val="20"/>
        </w:rPr>
        <w:t>]  I.</w:t>
      </w:r>
      <w:r>
        <w:rPr>
          <w:spacing w:val="36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Loshchilov</w:t>
      </w:r>
      <w:r>
        <w:rPr>
          <w:spacing w:val="34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and</w:t>
      </w:r>
      <w:r>
        <w:rPr>
          <w:spacing w:val="36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F.</w:t>
      </w:r>
      <w:r>
        <w:rPr>
          <w:spacing w:val="35"/>
          <w:w w:val="101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Hutter,</w:t>
      </w:r>
      <w:r>
        <w:rPr>
          <w:spacing w:val="45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“Decoupled</w:t>
      </w:r>
      <w:r>
        <w:rPr>
          <w:spacing w:val="30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weight</w:t>
      </w:r>
      <w:r>
        <w:rPr>
          <w:spacing w:val="34"/>
          <w:w w:val="101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decay</w:t>
      </w:r>
      <w:r>
        <w:rPr>
          <w:spacing w:val="32"/>
          <w:w w:val="101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regularizatio</w:t>
      </w:r>
      <w:r>
        <w:rPr>
          <w:spacing w:val="5"/>
          <w:sz w:val="20"/>
          <w:szCs w:val="20"/>
        </w:rPr>
        <w:t>n,”</w:t>
      </w:r>
      <w:r>
        <w:rPr>
          <w:spacing w:val="35"/>
          <w:sz w:val="20"/>
          <w:szCs w:val="20"/>
        </w:rPr>
        <w:t xml:space="preserve"> </w:t>
      </w:r>
      <w:r>
        <w:rPr>
          <w:spacing w:val="5"/>
          <w:sz w:val="20"/>
          <w:szCs w:val="20"/>
        </w:rPr>
        <w:t>in</w:t>
      </w:r>
      <w:r>
        <w:rPr>
          <w:spacing w:val="42"/>
          <w:sz w:val="20"/>
          <w:szCs w:val="20"/>
        </w:rPr>
        <w:t xml:space="preserve"> </w:t>
      </w:r>
      <w:r>
        <w:rPr>
          <w:i/>
          <w:iCs/>
          <w:spacing w:val="5"/>
          <w:sz w:val="20"/>
          <w:szCs w:val="20"/>
        </w:rPr>
        <w:t>Proc</w:t>
      </w:r>
      <w:r>
        <w:rPr>
          <w:i/>
          <w:iCs/>
          <w:spacing w:val="-33"/>
          <w:sz w:val="20"/>
          <w:szCs w:val="20"/>
        </w:rPr>
        <w:t xml:space="preserve"> </w:t>
      </w:r>
      <w:r>
        <w:rPr>
          <w:i/>
          <w:iCs/>
          <w:spacing w:val="5"/>
          <w:sz w:val="20"/>
          <w:szCs w:val="20"/>
        </w:rPr>
        <w:t>.</w:t>
      </w:r>
      <w:r>
        <w:rPr>
          <w:i/>
          <w:iCs/>
          <w:spacing w:val="46"/>
          <w:w w:val="101"/>
          <w:sz w:val="20"/>
          <w:szCs w:val="20"/>
        </w:rPr>
        <w:t xml:space="preserve"> </w:t>
      </w:r>
      <w:r>
        <w:rPr>
          <w:i/>
          <w:iCs/>
          <w:spacing w:val="5"/>
          <w:sz w:val="20"/>
          <w:szCs w:val="20"/>
        </w:rPr>
        <w:t>Int.</w:t>
      </w:r>
      <w:r>
        <w:rPr>
          <w:i/>
          <w:iCs/>
          <w:sz w:val="20"/>
          <w:szCs w:val="20"/>
        </w:rPr>
        <w:t xml:space="preserve"> Conf</w:t>
      </w:r>
      <w:r>
        <w:rPr>
          <w:i/>
          <w:iCs/>
          <w:spacing w:val="23"/>
          <w:sz w:val="20"/>
          <w:szCs w:val="20"/>
        </w:rPr>
        <w:t xml:space="preserve">.  </w:t>
      </w:r>
      <w:r>
        <w:rPr>
          <w:i/>
          <w:iCs/>
          <w:sz w:val="20"/>
          <w:szCs w:val="20"/>
        </w:rPr>
        <w:t>Learning</w:t>
      </w:r>
      <w:r>
        <w:rPr>
          <w:i/>
          <w:iCs/>
          <w:spacing w:val="43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Representations  </w:t>
      </w:r>
      <w:r>
        <w:rPr>
          <w:i/>
          <w:iCs/>
          <w:spacing w:val="23"/>
          <w:sz w:val="20"/>
          <w:szCs w:val="20"/>
        </w:rPr>
        <w:t>(</w:t>
      </w:r>
      <w:r>
        <w:rPr>
          <w:i/>
          <w:iCs/>
          <w:sz w:val="20"/>
          <w:szCs w:val="20"/>
        </w:rPr>
        <w:t>ICLR</w:t>
      </w:r>
      <w:r>
        <w:rPr>
          <w:i/>
          <w:iCs/>
          <w:spacing w:val="23"/>
          <w:sz w:val="20"/>
          <w:szCs w:val="20"/>
        </w:rPr>
        <w:t>)</w:t>
      </w:r>
      <w:r>
        <w:rPr>
          <w:spacing w:val="23"/>
          <w:sz w:val="20"/>
          <w:szCs w:val="20"/>
        </w:rPr>
        <w:t>,</w:t>
      </w:r>
      <w:r>
        <w:rPr>
          <w:spacing w:val="33"/>
          <w:sz w:val="20"/>
          <w:szCs w:val="20"/>
        </w:rPr>
        <w:t xml:space="preserve"> </w:t>
      </w:r>
      <w:r>
        <w:rPr>
          <w:spacing w:val="23"/>
          <w:sz w:val="20"/>
          <w:szCs w:val="20"/>
        </w:rPr>
        <w:t>2019.</w:t>
      </w:r>
    </w:p>
    <w:p w14:paraId="29836D76">
      <w:pPr>
        <w:pStyle w:val="3"/>
        <w:spacing w:before="240" w:line="307" w:lineRule="auto"/>
        <w:ind w:left="511" w:hanging="491"/>
        <w:rPr>
          <w:ins w:id="357" w:author="刘华明" w:date="2026-10-15T18:01:48Z"/>
          <w:spacing w:val="23"/>
          <w:sz w:val="20"/>
          <w:szCs w:val="20"/>
        </w:rPr>
      </w:pPr>
    </w:p>
    <w:p w14:paraId="470B1165">
      <w:pPr>
        <w:pStyle w:val="3"/>
        <w:spacing w:before="240" w:line="307" w:lineRule="auto"/>
        <w:ind w:left="511" w:hanging="491"/>
        <w:rPr>
          <w:ins w:id="358" w:author="刘华明" w:date="2026-10-15T18:06:14Z"/>
          <w:rFonts w:hint="default" w:eastAsia="宋体"/>
          <w:spacing w:val="23"/>
          <w:sz w:val="20"/>
          <w:szCs w:val="20"/>
          <w:lang w:val="en-US" w:eastAsia="zh-CN"/>
        </w:rPr>
      </w:pPr>
      <w:ins w:id="359" w:author="刘华明" w:date="2026-10-15T18:01:55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文章</w:t>
        </w:r>
      </w:ins>
      <w:ins w:id="360" w:author="刘华明" w:date="2026-10-15T18:01:56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建议：</w:t>
        </w:r>
      </w:ins>
      <w:ins w:id="361" w:author="刘华明" w:date="2026-10-15T18:01:57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br w:type="textWrapping"/>
        </w:r>
      </w:ins>
      <w:ins w:id="362" w:author="刘华明" w:date="2026-10-15T18:01:59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从</w:t>
        </w:r>
      </w:ins>
      <w:ins w:id="363" w:author="刘华明" w:date="2026-10-15T18:02:02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整个</w:t>
        </w:r>
      </w:ins>
      <w:ins w:id="364" w:author="刘华明" w:date="2026-10-15T18:02:03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论文</w:t>
        </w:r>
      </w:ins>
      <w:ins w:id="365" w:author="刘华明" w:date="2026-10-15T18:02:05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来看，</w:t>
        </w:r>
      </w:ins>
      <w:ins w:id="366" w:author="刘华明" w:date="2026-10-15T18:02:06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对</w:t>
        </w:r>
      </w:ins>
      <w:ins w:id="367" w:author="刘华明" w:date="2026-10-15T18:02:09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四种</w:t>
        </w:r>
      </w:ins>
      <w:ins w:id="368" w:author="刘华明" w:date="2026-10-15T18:02:11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不同的</w:t>
        </w:r>
      </w:ins>
      <w:ins w:id="369" w:author="刘华明" w:date="2026-10-15T18:02:13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方式</w:t>
        </w:r>
      </w:ins>
      <w:ins w:id="370" w:author="刘华明" w:date="2026-10-15T18:02:20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来</w:t>
        </w:r>
      </w:ins>
      <w:ins w:id="371" w:author="刘华明" w:date="2026-10-15T18:02:21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说明</w:t>
        </w:r>
      </w:ins>
      <w:ins w:id="372" w:author="刘华明" w:date="2026-10-15T18:02:22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迁移</w:t>
        </w:r>
      </w:ins>
      <w:ins w:id="373" w:author="刘华明" w:date="2026-10-15T18:02:23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学习的</w:t>
        </w:r>
      </w:ins>
      <w:ins w:id="374" w:author="刘华明" w:date="2026-10-15T18:02:25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作用。</w:t>
        </w:r>
      </w:ins>
      <w:ins w:id="375" w:author="刘华明" w:date="2026-10-15T18:02:32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哪个</w:t>
        </w:r>
      </w:ins>
      <w:ins w:id="376" w:author="刘华明" w:date="2026-10-15T18:02:33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方式</w:t>
        </w:r>
      </w:ins>
      <w:ins w:id="377" w:author="刘华明" w:date="2026-10-15T18:02:35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比较好</w:t>
        </w:r>
      </w:ins>
      <w:ins w:id="378" w:author="刘华明" w:date="2026-10-15T18:02:36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，</w:t>
        </w:r>
      </w:ins>
      <w:ins w:id="379" w:author="刘华明" w:date="2026-10-15T18:02:39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与网络</w:t>
        </w:r>
      </w:ins>
      <w:ins w:id="380" w:author="刘华明" w:date="2026-10-15T18:02:40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的</w:t>
        </w:r>
      </w:ins>
      <w:ins w:id="381" w:author="刘华明" w:date="2026-10-15T18:02:41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结构</w:t>
        </w:r>
      </w:ins>
      <w:ins w:id="382" w:author="刘华明" w:date="2026-10-15T18:02:43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、</w:t>
        </w:r>
      </w:ins>
      <w:ins w:id="383" w:author="刘华明" w:date="2026-10-15T18:02:46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预训练</w:t>
        </w:r>
      </w:ins>
      <w:ins w:id="384" w:author="刘华明" w:date="2026-10-15T18:02:48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模型</w:t>
        </w:r>
      </w:ins>
      <w:ins w:id="385" w:author="刘华明" w:date="2026-10-15T18:02:49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的</w:t>
        </w:r>
      </w:ins>
      <w:ins w:id="386" w:author="刘华明" w:date="2026-10-15T18:02:50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参数</w:t>
        </w:r>
      </w:ins>
      <w:ins w:id="387" w:author="刘华明" w:date="2026-10-15T18:02:51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有关系</w:t>
        </w:r>
      </w:ins>
      <w:ins w:id="388" w:author="刘华明" w:date="2026-10-15T18:02:52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。</w:t>
        </w:r>
      </w:ins>
      <w:ins w:id="389" w:author="刘华明" w:date="2026-10-15T18:03:01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从</w:t>
        </w:r>
      </w:ins>
      <w:ins w:id="390" w:author="刘华明" w:date="2026-10-15T18:03:02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论文发表</w:t>
        </w:r>
      </w:ins>
      <w:ins w:id="391" w:author="刘华明" w:date="2026-10-15T18:03:03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的</w:t>
        </w:r>
      </w:ins>
      <w:ins w:id="392" w:author="刘华明" w:date="2026-10-15T18:03:04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角度，</w:t>
        </w:r>
      </w:ins>
      <w:ins w:id="393" w:author="刘华明" w:date="2026-10-15T18:03:05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还需要</w:t>
        </w:r>
      </w:ins>
      <w:ins w:id="394" w:author="刘华明" w:date="2026-10-15T18:03:07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更多的</w:t>
        </w:r>
      </w:ins>
      <w:ins w:id="395" w:author="刘华明" w:date="2026-10-15T18:03:08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添加</w:t>
        </w:r>
      </w:ins>
      <w:ins w:id="396" w:author="刘华明" w:date="2026-10-15T18:03:10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实验，</w:t>
        </w:r>
      </w:ins>
      <w:ins w:id="397" w:author="刘华明" w:date="2026-10-15T18:03:11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把</w:t>
        </w:r>
      </w:ins>
      <w:ins w:id="398" w:author="刘华明" w:date="2026-10-15T18:03:13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文章</w:t>
        </w:r>
      </w:ins>
      <w:ins w:id="399" w:author="刘华明" w:date="2026-10-15T18:03:16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做的</w:t>
        </w:r>
      </w:ins>
      <w:ins w:id="400" w:author="刘华明" w:date="2026-10-15T18:03:17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很</w:t>
        </w:r>
      </w:ins>
      <w:ins w:id="401" w:author="刘华明" w:date="2026-10-15T18:03:22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饱满</w:t>
        </w:r>
      </w:ins>
      <w:ins w:id="402" w:author="刘华明" w:date="2026-10-15T18:03:23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。</w:t>
        </w:r>
      </w:ins>
      <w:ins w:id="403" w:author="刘华明" w:date="2026-10-15T18:03:24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例如</w:t>
        </w:r>
      </w:ins>
      <w:ins w:id="404" w:author="刘华明" w:date="2026-10-15T18:03:26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在</w:t>
        </w:r>
      </w:ins>
      <w:ins w:id="405" w:author="刘华明" w:date="2026-10-15T18:03:29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更多的</w:t>
        </w:r>
      </w:ins>
      <w:ins w:id="406" w:author="刘华明" w:date="2026-10-15T18:03:30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数据集</w:t>
        </w:r>
      </w:ins>
      <w:ins w:id="407" w:author="刘华明" w:date="2026-10-15T18:03:31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上做</w:t>
        </w:r>
      </w:ins>
      <w:ins w:id="408" w:author="刘华明" w:date="2026-10-15T18:03:32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测试</w:t>
        </w:r>
      </w:ins>
      <w:ins w:id="409" w:author="刘华明" w:date="2026-10-15T18:03:35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，</w:t>
        </w:r>
      </w:ins>
      <w:ins w:id="410" w:author="刘华明" w:date="2026-10-15T18:03:38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在</w:t>
        </w:r>
      </w:ins>
      <w:ins w:id="411" w:author="刘华明" w:date="2026-10-15T18:03:46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模型</w:t>
        </w:r>
      </w:ins>
      <w:ins w:id="412" w:author="刘华明" w:date="2026-10-15T18:03:48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出现</w:t>
        </w:r>
      </w:ins>
      <w:ins w:id="413" w:author="刘华明" w:date="2026-10-15T18:03:52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N</w:t>
        </w:r>
      </w:ins>
      <w:ins w:id="414" w:author="刘华明" w:date="2026-10-15T18:03:54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a</w:t>
        </w:r>
      </w:ins>
      <w:ins w:id="415" w:author="刘华明" w:date="2026-10-15T18:03:55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N</w:t>
        </w:r>
      </w:ins>
      <w:ins w:id="416" w:author="刘华明" w:date="2026-10-15T18:03:56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的</w:t>
        </w:r>
      </w:ins>
      <w:ins w:id="417" w:author="刘华明" w:date="2026-10-15T18:03:58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时候，</w:t>
        </w:r>
      </w:ins>
      <w:ins w:id="418" w:author="刘华明" w:date="2026-10-15T18:04:00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寻找</w:t>
        </w:r>
      </w:ins>
      <w:ins w:id="419" w:author="刘华明" w:date="2026-10-15T18:04:01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一下</w:t>
        </w:r>
      </w:ins>
      <w:ins w:id="420" w:author="刘华明" w:date="2026-10-15T18:04:02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原因是</w:t>
        </w:r>
      </w:ins>
      <w:ins w:id="421" w:author="刘华明" w:date="2026-10-15T18:04:03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什么</w:t>
        </w:r>
      </w:ins>
      <w:ins w:id="422" w:author="刘华明" w:date="2026-10-15T18:04:04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？</w:t>
        </w:r>
      </w:ins>
      <w:ins w:id="423" w:author="刘华明" w:date="2026-10-15T18:04:11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另外，</w:t>
        </w:r>
      </w:ins>
      <w:ins w:id="424" w:author="刘华明" w:date="2026-10-15T18:04:16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下游</w:t>
        </w:r>
      </w:ins>
      <w:ins w:id="425" w:author="刘华明" w:date="2026-10-15T18:04:17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任务是</w:t>
        </w:r>
      </w:ins>
      <w:ins w:id="426" w:author="刘华明" w:date="2026-10-15T18:04:18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什么</w:t>
        </w:r>
      </w:ins>
      <w:ins w:id="427" w:author="刘华明" w:date="2026-10-15T18:04:22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，</w:t>
        </w:r>
      </w:ins>
      <w:ins w:id="428" w:author="刘华明" w:date="2026-10-15T18:04:23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是</w:t>
        </w:r>
      </w:ins>
      <w:ins w:id="429" w:author="刘华明" w:date="2026-10-15T18:04:25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分类、</w:t>
        </w:r>
      </w:ins>
      <w:ins w:id="430" w:author="刘华明" w:date="2026-10-15T18:04:27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分割、</w:t>
        </w:r>
      </w:ins>
      <w:ins w:id="431" w:author="刘华明" w:date="2026-10-15T18:04:28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识别</w:t>
        </w:r>
      </w:ins>
      <w:ins w:id="432" w:author="刘华明" w:date="2026-10-15T18:04:29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、</w:t>
        </w:r>
      </w:ins>
      <w:ins w:id="433" w:author="刘华明" w:date="2026-10-15T18:04:33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等</w:t>
        </w:r>
      </w:ins>
      <w:ins w:id="434" w:author="刘华明" w:date="2026-10-15T18:04:34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等</w:t>
        </w:r>
      </w:ins>
      <w:ins w:id="435" w:author="刘华明" w:date="2026-10-15T18:04:35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任务</w:t>
        </w:r>
      </w:ins>
      <w:ins w:id="436" w:author="刘华明" w:date="2026-10-15T18:04:36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不同</w:t>
        </w:r>
      </w:ins>
      <w:ins w:id="437" w:author="刘华明" w:date="2026-10-15T18:04:37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，</w:t>
        </w:r>
      </w:ins>
      <w:ins w:id="438" w:author="刘华明" w:date="2026-10-15T18:04:39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如果能</w:t>
        </w:r>
      </w:ins>
      <w:ins w:id="439" w:author="刘华明" w:date="2026-10-15T18:04:40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做</w:t>
        </w:r>
      </w:ins>
      <w:ins w:id="440" w:author="刘华明" w:date="2026-10-15T18:04:41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的</w:t>
        </w:r>
      </w:ins>
      <w:ins w:id="441" w:author="刘华明" w:date="2026-10-15T18:04:42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更</w:t>
        </w:r>
      </w:ins>
      <w:ins w:id="442" w:author="刘华明" w:date="2026-10-15T18:04:44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多的</w:t>
        </w:r>
      </w:ins>
      <w:ins w:id="443" w:author="刘华明" w:date="2026-10-15T18:04:45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实验在</w:t>
        </w:r>
      </w:ins>
      <w:ins w:id="444" w:author="刘华明" w:date="2026-10-15T18:04:46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说明</w:t>
        </w:r>
      </w:ins>
      <w:ins w:id="445" w:author="刘华明" w:date="2026-10-15T18:04:47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这个</w:t>
        </w:r>
      </w:ins>
      <w:ins w:id="446" w:author="刘华明" w:date="2026-10-15T18:04:49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迁移</w:t>
        </w:r>
      </w:ins>
      <w:ins w:id="447" w:author="刘华明" w:date="2026-10-15T18:04:50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问题，</w:t>
        </w:r>
      </w:ins>
      <w:ins w:id="448" w:author="刘华明" w:date="2026-10-15T18:04:52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效果</w:t>
        </w:r>
      </w:ins>
      <w:ins w:id="449" w:author="刘华明" w:date="2026-10-15T18:04:53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非常好。</w:t>
        </w:r>
      </w:ins>
      <w:ins w:id="450" w:author="刘华明" w:date="2026-10-15T18:04:55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另外，</w:t>
        </w:r>
      </w:ins>
      <w:ins w:id="451" w:author="刘华明" w:date="2026-10-15T18:04:56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加入</w:t>
        </w:r>
      </w:ins>
      <w:ins w:id="452" w:author="刘华明" w:date="2026-10-15T18:04:58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热力图</w:t>
        </w:r>
      </w:ins>
      <w:ins w:id="453" w:author="刘华明" w:date="2026-10-15T18:04:59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，来</w:t>
        </w:r>
      </w:ins>
      <w:ins w:id="454" w:author="刘华明" w:date="2026-10-15T18:05:00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看</w:t>
        </w:r>
      </w:ins>
      <w:ins w:id="455" w:author="刘华明" w:date="2026-10-15T18:05:02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网络</w:t>
        </w:r>
      </w:ins>
      <w:ins w:id="456" w:author="刘华明" w:date="2026-10-15T18:05:03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结果</w:t>
        </w:r>
      </w:ins>
      <w:ins w:id="457" w:author="刘华明" w:date="2026-10-15T18:05:07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对</w:t>
        </w:r>
      </w:ins>
      <w:ins w:id="458" w:author="刘华明" w:date="2026-10-15T18:05:08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图的</w:t>
        </w:r>
      </w:ins>
      <w:ins w:id="459" w:author="刘华明" w:date="2026-10-15T18:05:14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注意力</w:t>
        </w:r>
      </w:ins>
      <w:ins w:id="460" w:author="刘华明" w:date="2026-10-15T18:05:15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是否</w:t>
        </w:r>
      </w:ins>
      <w:ins w:id="461" w:author="刘华明" w:date="2026-10-15T18:05:16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一样，</w:t>
        </w:r>
      </w:ins>
      <w:ins w:id="462" w:author="刘华明" w:date="2026-10-15T18:05:18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也就是</w:t>
        </w:r>
      </w:ins>
      <w:ins w:id="463" w:author="刘华明" w:date="2026-10-15T18:05:19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说，</w:t>
        </w:r>
      </w:ins>
      <w:ins w:id="464" w:author="刘华明" w:date="2026-10-15T18:05:20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网络</w:t>
        </w:r>
      </w:ins>
      <w:ins w:id="465" w:author="刘华明" w:date="2026-10-15T18:05:21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的</w:t>
        </w:r>
      </w:ins>
      <w:ins w:id="466" w:author="刘华明" w:date="2026-10-15T18:05:23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识别率</w:t>
        </w:r>
      </w:ins>
      <w:ins w:id="467" w:author="刘华明" w:date="2026-10-15T18:05:27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一样</w:t>
        </w:r>
      </w:ins>
      <w:ins w:id="468" w:author="刘华明" w:date="2026-10-15T18:05:28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，</w:t>
        </w:r>
      </w:ins>
      <w:ins w:id="469" w:author="刘华明" w:date="2026-10-15T18:05:30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网络是否</w:t>
        </w:r>
      </w:ins>
      <w:ins w:id="470" w:author="刘华明" w:date="2026-10-15T18:05:34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真正的</w:t>
        </w:r>
      </w:ins>
      <w:ins w:id="471" w:author="刘华明" w:date="2026-10-15T18:05:38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学到</w:t>
        </w:r>
      </w:ins>
      <w:ins w:id="472" w:author="刘华明" w:date="2026-10-15T18:05:42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图中</w:t>
        </w:r>
      </w:ins>
      <w:ins w:id="473" w:author="刘华明" w:date="2026-10-15T18:05:43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的</w:t>
        </w:r>
      </w:ins>
      <w:ins w:id="474" w:author="刘华明" w:date="2026-10-15T18:05:45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关注点。</w:t>
        </w:r>
      </w:ins>
      <w:ins w:id="475" w:author="刘华明" w:date="2026-10-15T18:05:53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br w:type="textWrapping"/>
        </w:r>
      </w:ins>
      <w:ins w:id="476" w:author="刘华明" w:date="2026-10-15T18:05:57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也就是</w:t>
        </w:r>
      </w:ins>
      <w:ins w:id="477" w:author="刘华明" w:date="2026-10-15T18:05:58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说，</w:t>
        </w:r>
      </w:ins>
      <w:ins w:id="478" w:author="刘华明" w:date="2026-10-15T18:05:59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在</w:t>
        </w:r>
      </w:ins>
      <w:ins w:id="479" w:author="刘华明" w:date="2026-10-15T18:06:03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加入</w:t>
        </w:r>
      </w:ins>
      <w:ins w:id="480" w:author="刘华明" w:date="2026-10-15T18:06:04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一些</w:t>
        </w:r>
      </w:ins>
      <w:ins w:id="481" w:author="刘华明" w:date="2026-10-15T18:06:06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可视化的</w:t>
        </w:r>
      </w:ins>
      <w:ins w:id="482" w:author="刘华明" w:date="2026-10-15T18:06:07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图</w:t>
        </w:r>
      </w:ins>
      <w:ins w:id="483" w:author="刘华明" w:date="2026-10-15T18:06:08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来</w:t>
        </w:r>
      </w:ins>
      <w:ins w:id="484" w:author="刘华明" w:date="2026-10-15T18:06:09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说明</w:t>
        </w:r>
      </w:ins>
      <w:ins w:id="485" w:author="刘华明" w:date="2026-10-15T18:06:10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你的</w:t>
        </w:r>
      </w:ins>
      <w:ins w:id="486" w:author="刘华明" w:date="2026-10-15T18:06:11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结论</w:t>
        </w:r>
      </w:ins>
      <w:ins w:id="487" w:author="刘华明" w:date="2026-10-15T18:06:12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。</w:t>
        </w:r>
      </w:ins>
      <w:ins w:id="488" w:author="刘华明" w:date="2026-10-15T18:07:17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br w:type="textWrapping"/>
        </w:r>
      </w:ins>
      <w:ins w:id="489" w:author="刘华明" w:date="2026-10-15T18:07:19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另外，</w:t>
        </w:r>
      </w:ins>
      <w:ins w:id="490" w:author="刘华明" w:date="2026-10-15T18:07:20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训练的</w:t>
        </w:r>
      </w:ins>
      <w:ins w:id="491" w:author="刘华明" w:date="2026-10-15T18:07:22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时间</w:t>
        </w:r>
      </w:ins>
      <w:ins w:id="492" w:author="刘华明" w:date="2026-10-15T18:07:24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这些</w:t>
        </w:r>
      </w:ins>
      <w:ins w:id="493" w:author="刘华明" w:date="2026-10-15T18:07:26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参数</w:t>
        </w:r>
      </w:ins>
      <w:ins w:id="494" w:author="刘华明" w:date="2026-10-15T18:07:27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，也</w:t>
        </w:r>
      </w:ins>
      <w:ins w:id="495" w:author="刘华明" w:date="2026-10-15T18:07:28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加入</w:t>
        </w:r>
      </w:ins>
      <w:ins w:id="496" w:author="刘华明" w:date="2026-10-15T18:07:29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到</w:t>
        </w:r>
      </w:ins>
      <w:ins w:id="497" w:author="刘华明" w:date="2026-10-15T18:07:30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论文</w:t>
        </w:r>
      </w:ins>
      <w:ins w:id="498" w:author="刘华明" w:date="2026-10-15T18:07:31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中</w:t>
        </w:r>
      </w:ins>
      <w:ins w:id="499" w:author="刘华明" w:date="2026-10-15T18:07:34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来体现</w:t>
        </w:r>
      </w:ins>
      <w:ins w:id="500" w:author="刘华明" w:date="2026-10-15T18:07:36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差</w:t>
        </w:r>
      </w:ins>
      <w:ins w:id="501" w:author="刘华明" w:date="2026-10-15T18:07:37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别。</w:t>
        </w:r>
      </w:ins>
      <w:ins w:id="502" w:author="刘华明" w:date="2026-10-15T18:07:41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另外，</w:t>
        </w:r>
      </w:ins>
      <w:ins w:id="503" w:author="刘华明" w:date="2026-10-15T18:07:42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还有</w:t>
        </w:r>
      </w:ins>
      <w:ins w:id="504" w:author="刘华明" w:date="2026-10-15T18:07:44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参数</w:t>
        </w:r>
      </w:ins>
      <w:ins w:id="505" w:author="刘华明" w:date="2026-10-15T18:07:45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量</w:t>
        </w:r>
      </w:ins>
      <w:ins w:id="506" w:author="刘华明" w:date="2026-10-15T18:07:46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的</w:t>
        </w:r>
      </w:ins>
      <w:ins w:id="507" w:author="刘华明" w:date="2026-10-15T18:07:47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大小</w:t>
        </w:r>
      </w:ins>
      <w:ins w:id="508" w:author="刘华明" w:date="2026-10-15T18:07:48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，</w:t>
        </w:r>
      </w:ins>
      <w:ins w:id="509" w:author="刘华明" w:date="2026-10-15T18:07:51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衡量</w:t>
        </w:r>
      </w:ins>
      <w:ins w:id="510" w:author="刘华明" w:date="2026-10-15T18:07:53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内</w:t>
        </w:r>
      </w:ins>
      <w:ins w:id="511" w:author="刘华明" w:date="2026-10-15T18:07:56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存</w:t>
        </w:r>
      </w:ins>
      <w:ins w:id="512" w:author="刘华明" w:date="2026-10-15T18:07:57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的开销</w:t>
        </w:r>
      </w:ins>
      <w:ins w:id="513" w:author="刘华明" w:date="2026-10-15T18:07:58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。</w:t>
        </w:r>
      </w:ins>
      <w:ins w:id="514" w:author="刘华明" w:date="2026-10-15T18:08:17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br w:type="textWrapping"/>
        </w:r>
      </w:ins>
      <w:ins w:id="515" w:author="刘华明" w:date="2026-10-15T18:08:17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参考</w:t>
        </w:r>
      </w:ins>
      <w:ins w:id="516" w:author="刘华明" w:date="2026-10-15T18:08:18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文献</w:t>
        </w:r>
      </w:ins>
      <w:ins w:id="517" w:author="刘华明" w:date="2026-10-15T18:08:22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数量</w:t>
        </w:r>
      </w:ins>
      <w:ins w:id="518" w:author="刘华明" w:date="2026-10-15T18:08:24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，</w:t>
        </w:r>
      </w:ins>
      <w:ins w:id="519" w:author="刘华明" w:date="2026-10-15T18:08:25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大概</w:t>
        </w:r>
      </w:ins>
      <w:ins w:id="520" w:author="刘华明" w:date="2026-10-15T18:08:26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需要3</w:t>
        </w:r>
      </w:ins>
      <w:ins w:id="521" w:author="刘华明" w:date="2026-10-15T18:08:30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0</w:t>
        </w:r>
      </w:ins>
      <w:ins w:id="522" w:author="刘华明" w:date="2026-10-15T18:08:31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+</w:t>
        </w:r>
      </w:ins>
      <w:ins w:id="523" w:author="刘华明" w:date="2026-10-15T18:08:33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的</w:t>
        </w:r>
      </w:ins>
      <w:ins w:id="524" w:author="刘华明" w:date="2026-10-15T18:08:35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量。</w:t>
        </w:r>
      </w:ins>
      <w:ins w:id="525" w:author="刘华明" w:date="2026-10-15T18:08:49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参考</w:t>
        </w:r>
      </w:ins>
      <w:ins w:id="526" w:author="刘华明" w:date="2026-10-15T18:08:50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文献的</w:t>
        </w:r>
      </w:ins>
      <w:ins w:id="527" w:author="刘华明" w:date="2026-10-15T18:08:55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年限</w:t>
        </w:r>
      </w:ins>
      <w:ins w:id="528" w:author="刘华明" w:date="2026-10-15T18:09:02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对是</w:t>
        </w:r>
      </w:ins>
      <w:ins w:id="529" w:author="刘华明" w:date="2026-10-15T18:09:03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20</w:t>
        </w:r>
      </w:ins>
      <w:ins w:id="530" w:author="刘华明" w:date="2026-10-15T18:09:04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2</w:t>
        </w:r>
      </w:ins>
      <w:ins w:id="531" w:author="刘华明" w:date="2026-10-15T18:09:05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3</w:t>
        </w:r>
      </w:ins>
      <w:ins w:id="532" w:author="刘华明" w:date="2026-10-15T18:09:06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年</w:t>
        </w:r>
      </w:ins>
      <w:ins w:id="533" w:author="刘华明" w:date="2026-10-15T18:09:07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以前</w:t>
        </w:r>
      </w:ins>
      <w:ins w:id="534" w:author="刘华明" w:date="2026-10-15T18:09:08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的，</w:t>
        </w:r>
      </w:ins>
      <w:ins w:id="535" w:author="刘华明" w:date="2026-10-15T18:09:10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还缺少</w:t>
        </w:r>
      </w:ins>
      <w:ins w:id="536" w:author="刘华明" w:date="2026-10-15T18:09:11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近期</w:t>
        </w:r>
      </w:ins>
      <w:ins w:id="537" w:author="刘华明" w:date="2026-10-15T18:09:12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的</w:t>
        </w:r>
      </w:ins>
      <w:ins w:id="538" w:author="刘华明" w:date="2026-10-15T18:09:13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论文。</w:t>
        </w:r>
      </w:ins>
    </w:p>
    <w:p w14:paraId="2F9B4433">
      <w:pPr>
        <w:pStyle w:val="3"/>
        <w:spacing w:before="240" w:line="307" w:lineRule="auto"/>
        <w:ind w:left="511" w:hanging="491"/>
        <w:rPr>
          <w:ins w:id="539" w:author="刘华明" w:date="2026-10-15T18:06:50Z"/>
          <w:rFonts w:hint="eastAsia" w:eastAsia="宋体"/>
          <w:spacing w:val="23"/>
          <w:sz w:val="20"/>
          <w:szCs w:val="20"/>
          <w:lang w:val="en-US" w:eastAsia="zh-CN"/>
        </w:rPr>
      </w:pPr>
      <w:ins w:id="540" w:author="刘华明" w:date="2026-10-15T18:06:18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迁移</w:t>
        </w:r>
      </w:ins>
      <w:ins w:id="541" w:author="刘华明" w:date="2026-10-15T18:06:19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学习，</w:t>
        </w:r>
      </w:ins>
      <w:ins w:id="542" w:author="刘华明" w:date="2026-10-15T18:06:22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有</w:t>
        </w:r>
      </w:ins>
      <w:ins w:id="543" w:author="刘华明" w:date="2026-10-15T18:06:24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很多</w:t>
        </w:r>
      </w:ins>
      <w:ins w:id="544" w:author="刘华明" w:date="2026-10-15T18:06:25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人</w:t>
        </w:r>
      </w:ins>
      <w:ins w:id="545" w:author="刘华明" w:date="2026-10-15T18:06:26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做</w:t>
        </w:r>
      </w:ins>
      <w:ins w:id="546" w:author="刘华明" w:date="2026-10-15T18:06:27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这样的</w:t>
        </w:r>
      </w:ins>
      <w:ins w:id="547" w:author="刘华明" w:date="2026-10-15T18:06:28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论文，</w:t>
        </w:r>
      </w:ins>
      <w:ins w:id="548" w:author="刘华明" w:date="2026-10-15T18:06:30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他们的</w:t>
        </w:r>
      </w:ins>
      <w:ins w:id="549" w:author="刘华明" w:date="2026-10-15T18:06:31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实验</w:t>
        </w:r>
      </w:ins>
      <w:ins w:id="550" w:author="刘华明" w:date="2026-10-15T18:06:33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非常</w:t>
        </w:r>
      </w:ins>
      <w:ins w:id="551" w:author="刘华明" w:date="2026-10-15T18:06:35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多</w:t>
        </w:r>
      </w:ins>
      <w:ins w:id="552" w:author="刘华明" w:date="2026-10-15T18:06:36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。</w:t>
        </w:r>
      </w:ins>
      <w:ins w:id="553" w:author="刘华明" w:date="2026-10-15T18:06:41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并且</w:t>
        </w:r>
      </w:ins>
      <w:ins w:id="554" w:author="刘华明" w:date="2026-10-15T18:06:42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还能</w:t>
        </w:r>
      </w:ins>
      <w:ins w:id="555" w:author="刘华明" w:date="2026-10-15T18:06:43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发表</w:t>
        </w:r>
      </w:ins>
      <w:ins w:id="556" w:author="刘华明" w:date="2026-10-15T18:06:45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高质量的</w:t>
        </w:r>
      </w:ins>
      <w:ins w:id="557" w:author="刘华明" w:date="2026-10-15T18:06:47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论文。</w:t>
        </w:r>
      </w:ins>
    </w:p>
    <w:p w14:paraId="1AF98BD7">
      <w:pPr>
        <w:pStyle w:val="3"/>
        <w:spacing w:before="240" w:line="307" w:lineRule="auto"/>
        <w:ind w:left="511" w:hanging="491"/>
        <w:rPr>
          <w:rFonts w:hint="default" w:eastAsia="宋体"/>
          <w:spacing w:val="23"/>
          <w:sz w:val="20"/>
          <w:szCs w:val="20"/>
          <w:lang w:val="en-US" w:eastAsia="zh-CN"/>
        </w:rPr>
      </w:pPr>
      <w:ins w:id="558" w:author="刘华明" w:date="2026-10-15T18:06:52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这是我</w:t>
        </w:r>
      </w:ins>
      <w:ins w:id="559" w:author="刘华明" w:date="2026-10-15T18:06:53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的</w:t>
        </w:r>
      </w:ins>
      <w:ins w:id="560" w:author="刘华明" w:date="2026-10-15T18:06:54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浅薄</w:t>
        </w:r>
      </w:ins>
      <w:ins w:id="561" w:author="刘华明" w:date="2026-10-15T18:06:56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意见，</w:t>
        </w:r>
      </w:ins>
      <w:ins w:id="562" w:author="刘华明" w:date="2026-10-15T18:06:58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仅供</w:t>
        </w:r>
      </w:ins>
      <w:ins w:id="563" w:author="刘华明" w:date="2026-10-15T18:06:59Z">
        <w:r>
          <w:rPr>
            <w:rFonts w:hint="eastAsia" w:eastAsia="宋体"/>
            <w:spacing w:val="23"/>
            <w:sz w:val="20"/>
            <w:szCs w:val="20"/>
            <w:lang w:val="en-US" w:eastAsia="zh-CN"/>
          </w:rPr>
          <w:t>参考。</w:t>
        </w:r>
      </w:ins>
    </w:p>
    <w:sectPr>
      <w:headerReference r:id="rId17" w:type="default"/>
      <w:pgSz w:w="11906" w:h="16838"/>
      <w:pgMar w:top="1022" w:right="1417" w:bottom="400" w:left="1424" w:header="654" w:footer="0" w:gutter="0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刘华明" w:date="2026-10-15T16:38:38Z" w:initials="">
    <w:p w14:paraId="64B1EF1D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加参考文献。</w:t>
      </w:r>
    </w:p>
  </w:comment>
  <w:comment w:id="1" w:author="刘华明" w:date="2026-10-15T16:39:01Z" w:initials="">
    <w:p w14:paraId="6284A5FB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加参考文献。</w:t>
      </w:r>
    </w:p>
    <w:p w14:paraId="33C1597A">
      <w:pPr>
        <w:pStyle w:val="2"/>
      </w:pPr>
    </w:p>
  </w:comment>
  <w:comment w:id="2" w:author="刘华明" w:date="2026-10-15T16:39:16Z" w:initials="">
    <w:p w14:paraId="30C113AA">
      <w:pPr>
        <w:pStyle w:val="2"/>
      </w:pPr>
      <w:r>
        <w:rPr>
          <w:rFonts w:hint="eastAsia" w:eastAsia="宋体"/>
          <w:lang w:val="en-US" w:eastAsia="zh-CN"/>
        </w:rPr>
        <w:t>加参考文献。</w:t>
      </w:r>
    </w:p>
  </w:comment>
  <w:comment w:id="3" w:author="刘华明" w:date="2026-10-15T16:32:31Z" w:initials="">
    <w:p w14:paraId="17A40E53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缺参考文献</w:t>
      </w:r>
    </w:p>
  </w:comment>
  <w:comment w:id="4" w:author="刘华明" w:date="2026-10-15T16:40:42Z" w:initials="">
    <w:p w14:paraId="2009794F">
      <w:pPr>
        <w:pStyle w:val="2"/>
      </w:pPr>
      <w:r>
        <w:rPr>
          <w:rFonts w:hint="eastAsia" w:eastAsia="宋体"/>
          <w:lang w:val="en-US" w:eastAsia="zh-CN"/>
        </w:rPr>
        <w:t>加参考文献。</w:t>
      </w:r>
    </w:p>
  </w:comment>
  <w:comment w:id="5" w:author="刘华明" w:date="2026-10-15T16:35:21Z" w:initials="">
    <w:p w14:paraId="35A691EE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加参考文献。</w:t>
      </w:r>
    </w:p>
  </w:comment>
  <w:comment w:id="6" w:author="刘华明" w:date="2026-10-15T16:42:57Z" w:initials="">
    <w:p w14:paraId="2F1B72C2">
      <w:pPr>
        <w:pStyle w:val="2"/>
      </w:pPr>
      <w:r>
        <w:rPr>
          <w:rFonts w:hint="eastAsia" w:eastAsia="宋体"/>
          <w:lang w:val="en-US" w:eastAsia="zh-CN"/>
        </w:rPr>
        <w:t>加参考文献。</w:t>
      </w:r>
    </w:p>
    <w:p w14:paraId="419A7822">
      <w:pPr>
        <w:pStyle w:val="2"/>
      </w:pPr>
    </w:p>
  </w:comment>
  <w:comment w:id="7" w:author="刘华明" w:date="2026-10-15T16:44:51Z" w:initials="">
    <w:p w14:paraId="1F8AC1CA">
      <w:pPr>
        <w:pStyle w:val="2"/>
      </w:pPr>
      <w:r>
        <w:rPr>
          <w:rFonts w:hint="eastAsia" w:eastAsia="宋体"/>
          <w:lang w:val="en-US" w:eastAsia="zh-CN"/>
        </w:rPr>
        <w:t>加参考文献。</w:t>
      </w:r>
    </w:p>
    <w:p w14:paraId="32822388">
      <w:pPr>
        <w:pStyle w:val="2"/>
      </w:pPr>
    </w:p>
  </w:comment>
  <w:comment w:id="8" w:author="刘华明" w:date="2026-10-15T16:45:37Z" w:initials="">
    <w:p w14:paraId="0E274E44">
      <w:pPr>
        <w:pStyle w:val="2"/>
      </w:pPr>
      <w:r>
        <w:rPr>
          <w:rFonts w:hint="eastAsia" w:eastAsia="宋体"/>
          <w:lang w:val="en-US" w:eastAsia="zh-CN"/>
        </w:rPr>
        <w:t>加参考文献。</w:t>
      </w:r>
    </w:p>
    <w:p w14:paraId="46ABA896">
      <w:pPr>
        <w:pStyle w:val="2"/>
      </w:pPr>
    </w:p>
  </w:comment>
  <w:comment w:id="9" w:author="刘华明" w:date="2026-10-15T16:46:30Z" w:initials="">
    <w:p w14:paraId="77104FA6">
      <w:pPr>
        <w:pStyle w:val="2"/>
      </w:pPr>
      <w:r>
        <w:rPr>
          <w:rFonts w:hint="eastAsia" w:eastAsia="宋体"/>
          <w:lang w:val="en-US" w:eastAsia="zh-CN"/>
        </w:rPr>
        <w:t>加参考文献。</w:t>
      </w:r>
    </w:p>
    <w:p w14:paraId="5CD45B66">
      <w:pPr>
        <w:pStyle w:val="2"/>
      </w:pPr>
    </w:p>
  </w:comment>
  <w:comment w:id="10" w:author="刘华明" w:date="2026-10-15T16:58:27Z" w:initials="">
    <w:p w14:paraId="35E507C3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表格中没有这个符号？是否遗漏</w:t>
      </w:r>
    </w:p>
  </w:comment>
  <w:comment w:id="11" w:author="刘华明" w:date="2026-10-15T16:58:54Z" w:initials="">
    <w:p w14:paraId="057D70C8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表格没有这个符号标记，是否遗漏？</w:t>
      </w:r>
    </w:p>
  </w:comment>
  <w:comment w:id="12" w:author="刘华明" w:date="2026-10-15T17:14:49Z" w:initials="">
    <w:p w14:paraId="0FC06DFC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添加参考文献。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4B1EF1D" w15:done="0"/>
  <w15:commentEx w15:paraId="33C1597A" w15:done="0"/>
  <w15:commentEx w15:paraId="30C113AA" w15:done="0"/>
  <w15:commentEx w15:paraId="17A40E53" w15:done="0"/>
  <w15:commentEx w15:paraId="2009794F" w15:done="0"/>
  <w15:commentEx w15:paraId="35A691EE" w15:done="0"/>
  <w15:commentEx w15:paraId="419A7822" w15:done="0"/>
  <w15:commentEx w15:paraId="32822388" w15:done="0"/>
  <w15:commentEx w15:paraId="46ABA896" w15:done="0"/>
  <w15:commentEx w15:paraId="5CD45B66" w15:done="0"/>
  <w15:commentEx w15:paraId="35E507C3" w15:done="0"/>
  <w15:commentEx w15:paraId="057D70C8" w15:done="0"/>
  <w15:commentEx w15:paraId="0FC06DFC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071AB7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69007">
    <w:pPr>
      <w:pStyle w:val="3"/>
      <w:spacing w:before="59" w:line="239" w:lineRule="auto"/>
      <w:ind w:left="15"/>
      <w:rPr>
        <w:sz w:val="23"/>
        <w:szCs w:val="23"/>
      </w:rPr>
    </w:pPr>
    <w:del w:id="0" w:author="刘华明" w:date="2026-10-15T16:38:03Z">
      <w:r>
        <w:rPr>
          <w:rFonts w:ascii="楷体" w:hAnsi="楷体" w:eastAsia="楷体" w:cs="楷体"/>
          <w:spacing w:val="1"/>
          <w:sz w:val="23"/>
          <w:szCs w:val="23"/>
        </w:rPr>
        <w:delText xml:space="preserve">                                                              </w:delText>
      </w:r>
    </w:del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094EEE">
    <w:pPr>
      <w:pStyle w:val="3"/>
      <w:spacing w:before="58" w:line="231" w:lineRule="auto"/>
      <w:ind w:left="5"/>
      <w:rPr>
        <w:sz w:val="23"/>
        <w:szCs w:val="23"/>
      </w:rPr>
    </w:pPr>
    <w:del w:id="1" w:author="刘华明" w:date="2026-10-15T16:38:21Z">
      <w:r>
        <w:rPr>
          <w:rFonts w:ascii="楷体" w:hAnsi="楷体" w:eastAsia="楷体" w:cs="楷体"/>
          <w:spacing w:val="1"/>
          <w:sz w:val="23"/>
          <w:szCs w:val="23"/>
        </w:rPr>
        <w:delText xml:space="preserve">                                                          </w:delText>
      </w:r>
    </w:del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BC24ED">
    <w:pPr>
      <w:pStyle w:val="3"/>
      <w:spacing w:before="84" w:line="207" w:lineRule="auto"/>
      <w:ind w:left="127"/>
      <w:rPr>
        <w:sz w:val="23"/>
        <w:szCs w:val="23"/>
      </w:rPr>
    </w:pPr>
    <w:del w:id="2" w:author="刘华明" w:date="2026-10-15T16:40:08Z">
      <w:r>
        <w:rPr>
          <w:rFonts w:ascii="楷体" w:hAnsi="楷体" w:eastAsia="楷体" w:cs="楷体"/>
          <w:spacing w:val="1"/>
          <w:sz w:val="23"/>
          <w:szCs w:val="23"/>
        </w:rPr>
        <w:delText xml:space="preserve">                                                         </w:delText>
      </w:r>
    </w:del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23C082">
    <w:pPr>
      <w:pStyle w:val="3"/>
      <w:spacing w:before="84" w:line="207" w:lineRule="auto"/>
      <w:ind w:left="7"/>
      <w:rPr>
        <w:sz w:val="23"/>
        <w:szCs w:val="23"/>
      </w:rPr>
    </w:pPr>
    <w:del w:id="3" w:author="刘华明" w:date="2026-10-15T16:42:27Z">
      <w:r>
        <w:rPr>
          <w:rFonts w:ascii="楷体" w:hAnsi="楷体" w:eastAsia="楷体" w:cs="楷体"/>
          <w:spacing w:val="1"/>
          <w:sz w:val="23"/>
          <w:szCs w:val="23"/>
        </w:rPr>
        <w:delText xml:space="preserve">                                                             </w:delText>
      </w:r>
    </w:del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F88B53">
    <w:pPr>
      <w:pStyle w:val="3"/>
      <w:spacing w:before="59" w:line="237" w:lineRule="auto"/>
      <w:ind w:left="5"/>
      <w:rPr>
        <w:sz w:val="23"/>
        <w:szCs w:val="23"/>
      </w:rPr>
    </w:pPr>
    <w:r>
      <w:rPr>
        <w:rFonts w:ascii="楷体" w:hAnsi="楷体" w:eastAsia="楷体" w:cs="楷体"/>
        <w:spacing w:val="1"/>
        <w:sz w:val="23"/>
        <w:szCs w:val="23"/>
      </w:rPr>
      <w:t xml:space="preserve">                                                            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C6F270">
    <w:pPr>
      <w:pStyle w:val="3"/>
      <w:spacing w:before="59" w:line="237" w:lineRule="auto"/>
      <w:jc w:val="right"/>
      <w:rPr>
        <w:sz w:val="23"/>
        <w:szCs w:val="23"/>
      </w:rPr>
    </w:pPr>
    <w:r>
      <w:rPr>
        <w:rFonts w:ascii="楷体" w:hAnsi="楷体" w:eastAsia="楷体" w:cs="楷体"/>
        <w:spacing w:val="1"/>
        <w:sz w:val="23"/>
        <w:szCs w:val="23"/>
      </w:rPr>
      <w:t xml:space="preserve">                                                             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E26BF2">
    <w:pPr>
      <w:pStyle w:val="3"/>
      <w:spacing w:before="59" w:line="232" w:lineRule="auto"/>
      <w:ind w:left="129"/>
      <w:rPr>
        <w:sz w:val="23"/>
        <w:szCs w:val="23"/>
      </w:rPr>
    </w:pPr>
    <w:r>
      <w:rPr>
        <w:rFonts w:ascii="楷体" w:hAnsi="楷体" w:eastAsia="楷体" w:cs="楷体"/>
        <w:spacing w:val="3"/>
        <w:sz w:val="23"/>
        <w:szCs w:val="23"/>
      </w:rPr>
      <w:t xml:space="preserve">                                               </w:t>
    </w:r>
    <w:r>
      <w:rPr>
        <w:rFonts w:ascii="楷体" w:hAnsi="楷体" w:eastAsia="楷体" w:cs="楷体"/>
        <w:spacing w:val="2"/>
        <w:sz w:val="23"/>
        <w:szCs w:val="23"/>
      </w:rPr>
      <w:t xml:space="preserve">      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115B53">
    <w:pPr>
      <w:pStyle w:val="3"/>
      <w:spacing w:before="59" w:line="232" w:lineRule="auto"/>
      <w:ind w:left="14"/>
      <w:rPr>
        <w:sz w:val="23"/>
        <w:szCs w:val="23"/>
      </w:rPr>
    </w:pPr>
    <w:del w:id="4" w:author="刘华明" w:date="2026-10-15T17:28:21Z">
      <w:r>
        <w:rPr>
          <w:rFonts w:ascii="楷体" w:hAnsi="楷体" w:eastAsia="楷体" w:cs="楷体"/>
          <w:spacing w:val="3"/>
          <w:sz w:val="23"/>
          <w:szCs w:val="23"/>
        </w:rPr>
        <w:delText xml:space="preserve">                                               </w:delText>
      </w:r>
    </w:del>
    <w:del w:id="5" w:author="刘华明" w:date="2026-10-15T17:28:21Z">
      <w:r>
        <w:rPr>
          <w:rFonts w:ascii="楷体" w:hAnsi="楷体" w:eastAsia="楷体" w:cs="楷体"/>
          <w:spacing w:val="2"/>
          <w:sz w:val="23"/>
          <w:szCs w:val="23"/>
        </w:rPr>
        <w:delText xml:space="preserve">             </w:delText>
      </w:r>
    </w:del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0E372C">
    <w:pPr>
      <w:spacing w:line="14" w:lineRule="auto"/>
      <w:rPr>
        <w:rFonts w:ascii="Arial"/>
        <w:sz w:val="2"/>
      </w:rPr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882A4E">
    <w:pPr>
      <w:pStyle w:val="3"/>
      <w:spacing w:before="59" w:line="234" w:lineRule="auto"/>
      <w:jc w:val="right"/>
      <w:rPr>
        <w:sz w:val="23"/>
        <w:szCs w:val="23"/>
      </w:rPr>
    </w:pPr>
    <w:del w:id="6" w:author="刘华明" w:date="2026-10-15T18:09:26Z">
      <w:r>
        <w:rPr>
          <w:rFonts w:ascii="楷体" w:hAnsi="楷体" w:eastAsia="楷体" w:cs="楷体"/>
          <w:spacing w:val="1"/>
          <w:sz w:val="23"/>
          <w:szCs w:val="23"/>
        </w:rPr>
        <w:delText xml:space="preserve">  </w:delText>
      </w:r>
    </w:del>
    <w:del w:id="7" w:author="刘华明" w:date="2026-10-15T18:09:27Z">
      <w:r>
        <w:rPr>
          <w:rFonts w:ascii="楷体" w:hAnsi="楷体" w:eastAsia="楷体" w:cs="楷体"/>
          <w:spacing w:val="1"/>
          <w:sz w:val="23"/>
          <w:szCs w:val="23"/>
        </w:rPr>
        <w:delText xml:space="preserve">                         </w:delText>
      </w:r>
    </w:del>
    <w:del w:id="8" w:author="刘华明" w:date="2026-10-15T18:09:28Z">
      <w:r>
        <w:rPr>
          <w:rFonts w:ascii="楷体" w:hAnsi="楷体" w:eastAsia="楷体" w:cs="楷体"/>
          <w:spacing w:val="1"/>
          <w:sz w:val="23"/>
          <w:szCs w:val="23"/>
        </w:rPr>
        <w:delText xml:space="preserve">                          </w:delText>
      </w:r>
    </w:del>
    <w:del w:id="9" w:author="刘华明" w:date="2026-10-15T18:09:29Z">
      <w:r>
        <w:rPr>
          <w:rFonts w:ascii="楷体" w:hAnsi="楷体" w:eastAsia="楷体" w:cs="楷体"/>
          <w:spacing w:val="1"/>
          <w:sz w:val="23"/>
          <w:szCs w:val="23"/>
        </w:rPr>
        <w:delText xml:space="preserve">          </w:delText>
      </w:r>
    </w:del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刘华明">
    <w15:presenceInfo w15:providerId="WPS Office" w15:userId="416571941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isplayBackgroundShape w:val="1"/>
  <w:bordersDoNotSurroundHeader w:val="0"/>
  <w:bordersDoNotSurroundFooter w:val="0"/>
  <w:trackRevisions w:val="1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1E943A0"/>
    <w:rsid w:val="02745C21"/>
    <w:rsid w:val="05602BB9"/>
    <w:rsid w:val="07D16002"/>
    <w:rsid w:val="08273E74"/>
    <w:rsid w:val="08D062B9"/>
    <w:rsid w:val="0992356F"/>
    <w:rsid w:val="0DB4757A"/>
    <w:rsid w:val="0E364E11"/>
    <w:rsid w:val="0F0740B7"/>
    <w:rsid w:val="17620A24"/>
    <w:rsid w:val="1F574BE7"/>
    <w:rsid w:val="20A83220"/>
    <w:rsid w:val="2B404781"/>
    <w:rsid w:val="2CCB2770"/>
    <w:rsid w:val="2D340315"/>
    <w:rsid w:val="2F9432ED"/>
    <w:rsid w:val="4102582E"/>
    <w:rsid w:val="458D0AB3"/>
    <w:rsid w:val="4CD86AB8"/>
    <w:rsid w:val="50597F0F"/>
    <w:rsid w:val="52F201A7"/>
    <w:rsid w:val="542D16B5"/>
    <w:rsid w:val="60D34A4B"/>
    <w:rsid w:val="63E47698"/>
    <w:rsid w:val="66686E8C"/>
    <w:rsid w:val="69FC398E"/>
    <w:rsid w:val="6EB02F99"/>
    <w:rsid w:val="700510C2"/>
    <w:rsid w:val="705C600C"/>
    <w:rsid w:val="711C2B67"/>
    <w:rsid w:val="75E1612D"/>
    <w:rsid w:val="76226888"/>
    <w:rsid w:val="76D90BB3"/>
    <w:rsid w:val="771A5453"/>
    <w:rsid w:val="7E3F39F1"/>
    <w:rsid w:val="7F0058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7">
    <w:name w:val="footnote reference"/>
    <w:basedOn w:val="6"/>
    <w:semiHidden/>
    <w:unhideWhenUsed/>
    <w:qFormat/>
    <w:uiPriority w:val="99"/>
    <w:rPr>
      <w:vertAlign w:val="superscript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Table Text"/>
    <w:basedOn w:val="1"/>
    <w:semiHidden/>
    <w:qFormat/>
    <w:uiPriority w:val="0"/>
    <w:rPr>
      <w:rFonts w:ascii="宋体" w:hAnsi="宋体" w:eastAsia="宋体" w:cs="宋体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1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3" Type="http://schemas.microsoft.com/office/2011/relationships/people" Target="people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2.png"/><Relationship Id="rId2" Type="http://schemas.openxmlformats.org/officeDocument/2006/relationships/settings" Target="settings.xml"/><Relationship Id="rId19" Type="http://schemas.openxmlformats.org/officeDocument/2006/relationships/image" Target="media/image1.png"/><Relationship Id="rId18" Type="http://schemas.openxmlformats.org/officeDocument/2006/relationships/theme" Target="theme/theme1.xml"/><Relationship Id="rId17" Type="http://schemas.openxmlformats.org/officeDocument/2006/relationships/header" Target="header10.xml"/><Relationship Id="rId16" Type="http://schemas.openxmlformats.org/officeDocument/2006/relationships/header" Target="header9.xml"/><Relationship Id="rId15" Type="http://schemas.openxmlformats.org/officeDocument/2006/relationships/header" Target="header8.xml"/><Relationship Id="rId14" Type="http://schemas.openxmlformats.org/officeDocument/2006/relationships/header" Target="header7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1" Type="http://schemas.openxmlformats.org/officeDocument/2006/relationships/header" Target="header4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f13633c6-0bdc-405b-a722-28a3b0ed9524</errorID>
      <errorWord>”</errorWord>
      <group>L1_Punc</group>
      <groupName>标点问题</groupName>
      <ability>L2_Punc_CN</ability>
      <abilityName>标点符号问题</abilityName>
      <candidateList>
        <item>“</item>
      </candidateList>
      <explain>注意检查双引号的方向是否正确。</explain>
      <paraID>3EF73767</paraID>
      <start>220</start>
      <end>221</end>
      <status>unmodified</status>
      <modifiedWord/>
      <trackRevisions>false</trackRevisions>
    </reviewItem>
    <reviewItem>
      <errorID>7d8217fc-a8e7-4994-8173-55b401149853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5442689E</paraID>
      <start>245</start>
      <end>246</end>
      <status>unmodified</status>
      <modifiedWord/>
      <trackRevisions>false</trackRevisions>
    </reviewItem>
    <reviewItem>
      <errorID>3e9c6ab4-184e-4841-9e75-b1eb6de52136</errorID>
      <errorWord>输入到</errorWord>
      <group>L1_Word</group>
      <groupName>字词问题</groupName>
      <ability>L2_Typo</ability>
      <abilityName>字词错误</abilityName>
      <candidateList>
        <item>输入</item>
      </candidateList>
      <explain/>
      <paraID>35858186</paraID>
      <start>276</start>
      <end>279</end>
      <status>unmodified</status>
      <modifiedWord/>
      <trackRevisions>false</trackRevisions>
    </reviewItem>
    <reviewItem>
      <errorID>52487031-5dfa-4f54-a9bf-4a5d6478078c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4F279E91</paraID>
      <start>301</start>
      <end>302</end>
      <status>unmodified</status>
      <modifiedWord/>
      <trackRevisions>false</trackRevisions>
    </reviewItem>
    <reviewItem>
      <errorID>1b102fe4-e98d-4c14-99fb-37820e3f8908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4F279E91</paraID>
      <start>307</start>
      <end>308</end>
      <status>unmodified</status>
      <modifiedWord/>
      <trackRevisions>false</trackRevisions>
    </reviewItem>
    <reviewItem>
      <errorID>430ee53c-9053-4894-84c1-a40624ff002b</errorID>
      <errorWord>1%~30%</errorWord>
      <group>L1_Knowledge</group>
      <groupName>知识性问题</groupName>
      <ability>L2_Knowledge</ability>
      <abilityName>其他知识</abilityName>
      <candidateList>
        <item>1%～30%</item>
      </candidateList>
      <explain>1. “1%~30%”中的单位“%”仅出现在后一个数字上，容易引起歧义；根据《现代汉语标点符号数字用法规范手册》，数字表示范围两边需要使用统一的格式。2. 根据标点国标 4.13 中的规则，数字、时间或地域连接符应使用（视觉上更长的）“—”或“～”。</explain>
      <paraID>127BF5A2</paraID>
      <start>0</start>
      <end>6</end>
      <status>unmodified</status>
      <modifiedWord/>
      <trackRevisions>false</trackRevisions>
    </reviewItem>
    <reviewItem>
      <errorID>806742fc-0489-45da-ad07-14b6dcd53a0b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1E4C7140</paraID>
      <start>86</start>
      <end>87</end>
      <status>unmodified</status>
      <modifiedWord/>
      <trackRevisions>false</trackRevisions>
    </reviewItem>
    <reviewItem>
      <errorID>0bed15c7-ea9a-48d9-93c9-ced9fe4a1ea1</errorID>
      <errorWord>”</errorWord>
      <group>L1_Punc</group>
      <groupName>标点问题</groupName>
      <ability>L2_Punc_CN</ability>
      <abilityName>标点符号问题</abilityName>
      <candidateList>
        <item>“</item>
      </candidateList>
      <explain>注意检查双引号的方向是否正确。</explain>
      <paraID>2C242075</paraID>
      <start>47</start>
      <end>48</end>
      <status>unmodified</status>
      <modifiedWord/>
      <trackRevisions>false</trackRevisions>
    </reviewItem>
    <reviewItem>
      <errorID>fa5caeca-0e1c-4444-be23-054b54c5b977</errorID>
      <errorWord>”</errorWord>
      <group>L1_Punc</group>
      <groupName>标点问题</groupName>
      <ability>L2_Punc_CN</ability>
      <abilityName>标点符号问题</abilityName>
      <candidateList>
        <item>“</item>
      </candidateList>
      <explain>注意检查双引号的方向是否正确。</explain>
      <paraID>58EC0BC0</paraID>
      <start>24</start>
      <end>25</end>
      <status>unmodified</status>
      <modifiedWord/>
      <trackRevisions>false</trackRevisions>
    </reviewItem>
    <reviewItem>
      <errorID>be0d5745-06c7-465a-8fee-675e2773aee6</errorID>
      <errorWord>”</errorWord>
      <group>L1_Punc</group>
      <groupName>标点问题</groupName>
      <ability>L2_Punc_CN</ability>
      <abilityName>标点符号问题</abilityName>
      <candidateList>
        <item>“</item>
      </candidateList>
      <explain>注意检查双引号的方向是否正确。</explain>
      <paraID>58EC0BC0</paraID>
      <start>139</start>
      <end>140</end>
      <status>unmodified</status>
      <modifiedWord/>
      <trackRevisions>false</trackRevisions>
    </reviewItem>
    <reviewItem>
      <errorID>54371830-5da4-4d33-a839-db8d479e18ee</errorID>
      <errorWord>*</errorWord>
      <group>L1_Punc</group>
      <groupName>标点问题</groupName>
      <ability>L2_Punc_CN</ability>
      <abilityName>标点符号问题</abilityName>
      <candidateList/>
      <explain/>
      <paraID>6717D703</paraID>
      <start>0</start>
      <end>1</end>
      <status>unmodified</status>
      <modifiedWord/>
      <trackRevisions>false</trackRevisions>
    </reviewItem>
    <reviewItem>
      <errorID>1128d776-4478-4db7-ab40-5174eb81db1b</errorID>
      <errorWord>”</errorWord>
      <group>L1_Punc</group>
      <groupName>标点问题</groupName>
      <ability>L2_Punc_CN</ability>
      <abilityName>标点符号问题</abilityName>
      <candidateList>
        <item>“</item>
      </candidateList>
      <explain>注意检查双引号的方向是否正确。</explain>
      <paraID>765B1964</paraID>
      <start>134</start>
      <end>135</end>
      <status>unmodified</status>
      <modifiedWord/>
      <trackRevisions>false</trackRevisions>
    </reviewItem>
    <reviewItem>
      <errorID>39d4a3cb-6d20-4e60-9715-f495c1d7e2ea</errorID>
      <errorWord>自</errorWord>
      <group>L1_Word</group>
      <groupName>字词问题</groupName>
      <ability>L2_Typo</ability>
      <abilityName>字词错误</abilityName>
      <candidateList>
        <item>的</item>
      </candidateList>
      <explain>存在字形相近字词的误用。</explain>
      <paraID>2CA44EFD</paraID>
      <start>142</start>
      <end>143</end>
      <status>unmodified</status>
      <modifiedWord/>
      <trackRevisions>false</trackRevisions>
    </reviewItem>
    <reviewItem>
      <errorID>8c21fe4f-5799-4108-9845-f50ac3c5608f</errorID>
      <errorWord>是</errorWord>
      <group>L1_Word</group>
      <groupName>字词问题</groupName>
      <ability>L2_Typo</ability>
      <abilityName>字词错误</abilityName>
      <candidateList>
        <item>是一</item>
      </candidateList>
      <explain/>
      <paraID>65AF8D66</paraID>
      <start>116</start>
      <end>117</end>
      <status>unmodified</status>
      <modifiedWord/>
      <trackRevisions>false</trackRevisions>
    </reviewItem>
    <reviewItem>
      <errorID>1d99b12f-28a4-4da7-b878-c6f018f1022c</errorID>
      <errorWord>额外参数更新不仅不必要</errorWord>
      <group>L1_Grammar</group>
      <groupName>语法问题</groupName>
      <ability>L2_Grammar</ability>
      <abilityName>语法错误</abilityName>
      <candidateList>
        <item>参数更新不仅不必要</item>
      </candidateList>
      <explain>该表达中的“额外参数更新不仅不必要”存在语义重复。</explain>
      <paraID>1D97F7F1</paraID>
      <start>328</start>
      <end>339</end>
      <status>unmodified</status>
      <modifiedWord/>
      <trackRevisions>false</trackRevisions>
    </reviewItem>
    <reviewItem>
      <errorID>22ea2b7b-b04a-4236-b99c-1118dd5e7081</errorID>
      <errorWord>这样来</errorWord>
      <group>L1_Word</group>
      <groupName>字词问题</groupName>
      <ability>L2_Typo</ability>
      <abilityName>字词错误</abilityName>
      <candidateList>
        <item>这样</item>
      </candidateList>
      <explain/>
      <paraID>176F2FC4</paraID>
      <start>23</start>
      <end>26</end>
      <status>unmodified</status>
      <modifiedWord/>
      <trackRevisions>false</trackRevisions>
    </reviewItem>
    <reviewItem>
      <errorID>9f522d09-81df-4e6b-9e3e-31360cdad072</errorID>
      <errorWord>”</errorWord>
      <group>L1_Punc</group>
      <groupName>标点问题</groupName>
      <ability>L2_Punc_CN</ability>
      <abilityName>标点符号问题</abilityName>
      <candidateList>
        <item>“</item>
      </candidateList>
      <explain>注意检查双引号的方向是否正确。</explain>
      <paraID>58FEF026</paraID>
      <start>15</start>
      <end>16</end>
      <status>unmodified</status>
      <modifiedWord/>
      <trackRevisions>false</trackRevisions>
    </reviewItem>
    <reviewItem>
      <errorID>f3d1b14e-c796-4729-a0fa-ca983a6636fb</errorID>
      <errorWord>、而且</errorWord>
      <group>L1_Word</group>
      <groupName>字词问题</groupName>
      <ability>L2_Typo</ability>
      <abilityName>字词错误</abilityName>
      <candidateList>
        <item>，而且</item>
      </candidateList>
      <explain/>
      <paraID>34E78A37</paraID>
      <start>24</start>
      <end>27</end>
      <status>unmodified</status>
      <modifiedWord/>
      <trackRevisions>false</trackRevisions>
    </reviewItem>
    <reviewItem>
      <errorID>ddf2ca9f-52e5-4231-b75c-0c17e72edbc4</errorID>
      <errorWord>面试</errorWord>
      <group>L1_Word</group>
      <groupName>字词问题</groupName>
      <ability>L2_Typo</ability>
      <abilityName>字词错误</abilityName>
      <candidateList>
        <item>面</item>
      </candidateList>
      <explain/>
      <paraID>34E78A37</paraID>
      <start>48</start>
      <end>50</end>
      <status>unmodified</status>
      <modifiedWord/>
      <trackRevisions>false</trackRevisions>
    </reviewItem>
    <reviewItem>
      <errorID>3844809e-1916-4b28-a142-e5ee94aaa727</errorID>
      <errorWord>没</errorWord>
      <group>L1_Word</group>
      <groupName>字词问题</groupName>
      <ability>L2_Typo</ability>
      <abilityName>字词错误</abilityName>
      <candidateList>
        <item>没有</item>
      </candidateList>
      <explain/>
      <paraID>34E78A37</paraID>
      <start>181</start>
      <end>182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46ae1e3f-8749-4516-8dbf-59e402cc7b2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10707</Words>
  <Characters>17148</Characters>
  <TotalTime>47</TotalTime>
  <ScaleCrop>false</ScaleCrop>
  <LinksUpToDate>false</LinksUpToDate>
  <CharactersWithSpaces>19230</CharactersWithSpaces>
  <Application>WPS Office_12.1.0.29158_F1E327BC-269C-435d-A152-05C5408002CA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2026-07-27T22:04:00Z</dcterms:created>
  <dc:creator>联想</dc:creator>
  <cp:lastModifiedBy>LHM</cp:lastModifiedBy>
  <dcterms:modified xsi:type="dcterms:W3CDTF">2026-10-15T10:14:33Z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2026-07-28T10:22:46Z</vt:filetime>
  </property>
  <property fmtid="{D5CDD505-2E9C-101B-9397-08002B2CF9AE}" pid="4" name="KSOTemplateDocerSaveRecord">
    <vt:lpwstr>eyJoZGlkIjoiM2Y5ZmFiMjMxMWUyNjhjZWQ3MWQ5NDJhOTlhN2ZhYzkiLCJ1c2VySWQiOiIzMTgyMjQzMzAifQ==</vt:lpwstr>
  </property>
  <property fmtid="{D5CDD505-2E9C-101B-9397-08002B2CF9AE}" pid="5" name="KSOProductBuildVer">
    <vt:lpwstr>2052-12.1.0.29158</vt:lpwstr>
  </property>
  <property fmtid="{D5CDD505-2E9C-101B-9397-08002B2CF9AE}" pid="6" name="ICV">
    <vt:lpwstr>3095732852EB46ECAFFC94E8BAB5A21C_12</vt:lpwstr>
  </property>
</Properties>
</file>